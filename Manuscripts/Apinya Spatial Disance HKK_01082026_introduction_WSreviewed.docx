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A165" w14:textId="77777777" w:rsidR="00A75577" w:rsidRPr="00280F76" w:rsidRDefault="00A75577" w:rsidP="00A75577">
      <w:pPr>
        <w:rPr>
          <w:rFonts w:ascii="Aptos" w:hAnsi="Aptos"/>
          <w:b/>
          <w:bCs/>
          <w:szCs w:val="22"/>
        </w:rPr>
      </w:pPr>
      <w:r w:rsidRPr="00280F76">
        <w:rPr>
          <w:rFonts w:ascii="Aptos" w:hAnsi="Aptos"/>
          <w:b/>
          <w:bCs/>
          <w:szCs w:val="22"/>
        </w:rPr>
        <w:t xml:space="preserve">Journal:  </w:t>
      </w:r>
    </w:p>
    <w:p w14:paraId="505F544A" w14:textId="77777777" w:rsidR="00A75577" w:rsidRPr="00280F76" w:rsidRDefault="00A75577" w:rsidP="00A75577">
      <w:pPr>
        <w:rPr>
          <w:rFonts w:ascii="Aptos" w:hAnsi="Aptos"/>
          <w:b/>
          <w:bCs/>
          <w:szCs w:val="22"/>
        </w:rPr>
      </w:pPr>
      <w:r w:rsidRPr="00280F76">
        <w:rPr>
          <w:rFonts w:ascii="Aptos" w:hAnsi="Aptos"/>
          <w:b/>
          <w:bCs/>
          <w:szCs w:val="22"/>
        </w:rPr>
        <w:t xml:space="preserve">Title </w:t>
      </w:r>
    </w:p>
    <w:p w14:paraId="7431885A" w14:textId="6811B4D3" w:rsidR="00A75577" w:rsidRPr="00280F76" w:rsidRDefault="00A75577" w:rsidP="00A75577">
      <w:pPr>
        <w:rPr>
          <w:rFonts w:ascii="Aptos" w:hAnsi="Aptos"/>
          <w:szCs w:val="22"/>
          <w:cs/>
        </w:rPr>
      </w:pPr>
      <w:commentRangeStart w:id="0"/>
      <w:r>
        <w:rPr>
          <w:rFonts w:ascii="Aptos" w:hAnsi="Aptos"/>
          <w:szCs w:val="22"/>
        </w:rPr>
        <w:t>Spatial Dynamic and Ecology of Large Ungulate Populations in Huai Kha K</w:t>
      </w:r>
      <w:ins w:id="1" w:author="Warong Suksavate" w:date="2026-08-01T17:52:00Z" w16du:dateUtc="2026-08-01T10:52:00Z">
        <w:r w:rsidR="007E291D">
          <w:rPr>
            <w:rFonts w:ascii="Aptos" w:hAnsi="Aptos"/>
            <w:szCs w:val="22"/>
          </w:rPr>
          <w:t>h</w:t>
        </w:r>
      </w:ins>
      <w:r>
        <w:rPr>
          <w:rFonts w:ascii="Aptos" w:hAnsi="Aptos"/>
          <w:szCs w:val="22"/>
        </w:rPr>
        <w:t>aeng Wildlife Sanctuary</w:t>
      </w:r>
      <w:commentRangeEnd w:id="0"/>
      <w:r w:rsidR="007E291D" w:rsidRPr="00280F76">
        <w:rPr>
          <w:rStyle w:val="CommentReference"/>
          <w:rFonts w:ascii="Aptos" w:hAnsi="Aptos"/>
          <w:sz w:val="22"/>
          <w:szCs w:val="22"/>
          <w:cs/>
        </w:rPr>
        <w:commentReference w:id="0"/>
      </w:r>
    </w:p>
    <w:p w14:paraId="2B48CCFF" w14:textId="77777777" w:rsidR="00A75577" w:rsidRPr="00280F76" w:rsidRDefault="00A75577" w:rsidP="00A75577">
      <w:pPr>
        <w:rPr>
          <w:rFonts w:ascii="Aptos" w:hAnsi="Aptos"/>
          <w:b/>
          <w:bCs/>
          <w:szCs w:val="22"/>
        </w:rPr>
      </w:pPr>
      <w:r w:rsidRPr="00280F76">
        <w:rPr>
          <w:rFonts w:ascii="Aptos" w:hAnsi="Aptos"/>
          <w:b/>
          <w:bCs/>
          <w:szCs w:val="22"/>
        </w:rPr>
        <w:t>Authors</w:t>
      </w:r>
    </w:p>
    <w:p w14:paraId="22ED267C" w14:textId="77777777" w:rsidR="00A75577" w:rsidRPr="00280F76" w:rsidRDefault="00A75577" w:rsidP="00A75577">
      <w:pPr>
        <w:rPr>
          <w:rFonts w:ascii="Aptos" w:hAnsi="Aptos"/>
          <w:b/>
          <w:bCs/>
          <w:szCs w:val="22"/>
        </w:rPr>
      </w:pPr>
      <w:r w:rsidRPr="00280F76">
        <w:rPr>
          <w:rFonts w:ascii="Aptos" w:hAnsi="Aptos"/>
          <w:b/>
          <w:bCs/>
          <w:szCs w:val="22"/>
        </w:rPr>
        <w:t>Affiliations</w:t>
      </w:r>
    </w:p>
    <w:p w14:paraId="7EEA2056" w14:textId="77777777" w:rsidR="00A75577" w:rsidRPr="00280F76" w:rsidRDefault="00A75577" w:rsidP="00A75577">
      <w:pPr>
        <w:rPr>
          <w:rFonts w:ascii="Aptos" w:hAnsi="Aptos"/>
          <w:b/>
          <w:bCs/>
          <w:szCs w:val="22"/>
        </w:rPr>
      </w:pPr>
      <w:r w:rsidRPr="00280F76">
        <w:rPr>
          <w:rFonts w:ascii="Aptos" w:hAnsi="Aptos"/>
          <w:b/>
          <w:bCs/>
          <w:szCs w:val="22"/>
        </w:rPr>
        <w:t>Abstract</w:t>
      </w:r>
    </w:p>
    <w:p w14:paraId="76E77368" w14:textId="77777777" w:rsidR="00A75577" w:rsidRPr="00280F76" w:rsidRDefault="00A75577" w:rsidP="00A75577">
      <w:pPr>
        <w:rPr>
          <w:rFonts w:ascii="Aptos" w:hAnsi="Aptos"/>
          <w:b/>
          <w:bCs/>
          <w:szCs w:val="22"/>
        </w:rPr>
      </w:pPr>
      <w:r w:rsidRPr="00280F76">
        <w:rPr>
          <w:rFonts w:ascii="Aptos" w:hAnsi="Aptos"/>
          <w:b/>
          <w:bCs/>
          <w:szCs w:val="22"/>
        </w:rPr>
        <w:t>Introduction</w:t>
      </w:r>
    </w:p>
    <w:p w14:paraId="284359D7" w14:textId="77777777" w:rsidR="004540ED" w:rsidRPr="00280F76" w:rsidRDefault="00A75577" w:rsidP="004540ED">
      <w:pPr>
        <w:spacing w:after="0" w:line="360" w:lineRule="auto"/>
        <w:contextualSpacing/>
        <w:rPr>
          <w:rFonts w:ascii="Aptos" w:hAnsi="Aptos"/>
          <w:szCs w:val="22"/>
        </w:rPr>
      </w:pPr>
      <w:r w:rsidRPr="00280F76">
        <w:rPr>
          <w:rFonts w:ascii="Aptos" w:hAnsi="Aptos"/>
          <w:szCs w:val="22"/>
        </w:rPr>
        <w:t>Ungulates are a key determinant of the carrying capacity of tropical forest habitats for large carnivores such as tigers (</w:t>
      </w:r>
      <w:r w:rsidRPr="00280F76">
        <w:rPr>
          <w:rFonts w:ascii="Aptos" w:hAnsi="Aptos"/>
          <w:i/>
          <w:iCs/>
          <w:szCs w:val="22"/>
        </w:rPr>
        <w:t>Panthera tigris</w:t>
      </w:r>
      <w:r w:rsidRPr="00280F76">
        <w:rPr>
          <w:rFonts w:ascii="Aptos" w:hAnsi="Aptos"/>
          <w:szCs w:val="22"/>
        </w:rPr>
        <w:t xml:space="preserve">), and maintaining ungulate populations at high density is therefore critical for sustaining an ecologically functional of predator–prey </w:t>
      </w:r>
      <w:commentRangeStart w:id="2"/>
      <w:r w:rsidRPr="00280F76">
        <w:rPr>
          <w:rFonts w:ascii="Aptos" w:hAnsi="Aptos"/>
          <w:szCs w:val="22"/>
        </w:rPr>
        <w:fldChar w:fldCharType="begin">
          <w:fldData xml:space="preserve">PEVuZE5vdGU+PENpdGU+PEF1dGhvcj5LYXJhbnRoPC9BdXRob3I+PFllYXI+MjAwOTwvWWVhcj48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</w:fldData>
        </w:fldChar>
      </w:r>
      <w:r w:rsidR="00D96CB7">
        <w:rPr>
          <w:rFonts w:ascii="Aptos" w:hAnsi="Aptos"/>
          <w:szCs w:val="22"/>
        </w:rPr>
        <w:instrText xml:space="preserve"> ADDIN EN.CITE </w:instrText>
      </w:r>
      <w:r w:rsidR="00D96CB7">
        <w:rPr>
          <w:rFonts w:ascii="Aptos" w:hAnsi="Aptos"/>
          <w:szCs w:val="22"/>
        </w:rPr>
        <w:fldChar w:fldCharType="begin">
          <w:fldData xml:space="preserve">PEVuZE5vdGU+PENpdGU+PEF1dGhvcj5LYXJhbnRoPC9BdXRob3I+PFllYXI+MjAwOTwvWWVhcj48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</w:fldData>
        </w:fldChar>
      </w:r>
      <w:r w:rsidR="00D96CB7">
        <w:rPr>
          <w:rFonts w:ascii="Aptos" w:hAnsi="Aptos"/>
          <w:szCs w:val="22"/>
        </w:rPr>
        <w:instrText xml:space="preserve"> ADDIN EN.CITE.DATA </w:instrText>
      </w:r>
      <w:r w:rsidR="00D96CB7">
        <w:rPr>
          <w:rFonts w:ascii="Aptos" w:hAnsi="Aptos"/>
          <w:szCs w:val="22"/>
        </w:rPr>
      </w:r>
      <w:r w:rsidR="00D96CB7">
        <w:rPr>
          <w:rFonts w:ascii="Aptos" w:hAnsi="Aptos"/>
          <w:szCs w:val="22"/>
        </w:rPr>
        <w:fldChar w:fldCharType="end"/>
      </w:r>
      <w:r w:rsidRPr="00280F76">
        <w:rPr>
          <w:rFonts w:ascii="Aptos" w:hAnsi="Aptos"/>
          <w:szCs w:val="22"/>
        </w:rPr>
      </w:r>
      <w:r w:rsidRPr="00280F76">
        <w:rPr>
          <w:rFonts w:ascii="Aptos" w:hAnsi="Aptos"/>
          <w:szCs w:val="22"/>
        </w:rPr>
        <w:fldChar w:fldCharType="separate"/>
      </w:r>
      <w:r>
        <w:rPr>
          <w:rFonts w:ascii="Aptos" w:hAnsi="Aptos"/>
          <w:noProof/>
          <w:szCs w:val="22"/>
        </w:rPr>
        <w:t xml:space="preserve">(Karanth and Sunquist </w:t>
      </w:r>
      <w:del w:id="3" w:author="Warong Suksavate" w:date="2026-08-01T10:43:00Z">
        <w:r>
          <w:rPr>
            <w:rFonts w:ascii="Aptos" w:hAnsi="Aptos"/>
            <w:noProof/>
            <w:szCs w:val="22"/>
          </w:rPr>
          <w:delText>2009</w:delText>
        </w:r>
      </w:del>
      <w:ins w:id="4" w:author="Warong Suksavate" w:date="2026-08-01T10:43:00Z">
        <w:r>
          <w:rPr>
            <w:rFonts w:ascii="Aptos" w:hAnsi="Aptos"/>
            <w:noProof/>
            <w:szCs w:val="22"/>
          </w:rPr>
          <w:t>1992</w:t>
        </w:r>
      </w:ins>
      <w:r>
        <w:rPr>
          <w:rFonts w:ascii="Aptos" w:hAnsi="Aptos"/>
          <w:noProof/>
          <w:szCs w:val="22"/>
        </w:rPr>
        <w:t>, Karanth et al. 2004)</w:t>
      </w:r>
      <w:r w:rsidRPr="00280F76">
        <w:rPr>
          <w:rFonts w:ascii="Aptos" w:hAnsi="Aptos"/>
          <w:szCs w:val="22"/>
        </w:rPr>
        <w:fldChar w:fldCharType="end"/>
      </w:r>
      <w:commentRangeEnd w:id="2"/>
      <w:r w:rsidR="007E291D" w:rsidRPr="00280F76">
        <w:rPr>
          <w:rStyle w:val="CommentReference"/>
          <w:rFonts w:ascii="Aptos" w:hAnsi="Aptos"/>
          <w:sz w:val="22"/>
          <w:szCs w:val="22"/>
        </w:rPr>
        <w:commentReference w:id="2"/>
      </w:r>
      <w:r w:rsidRPr="00280F76">
        <w:rPr>
          <w:rFonts w:ascii="Aptos" w:hAnsi="Aptos"/>
          <w:szCs w:val="22"/>
        </w:rPr>
        <w:t xml:space="preserve">. Yet across South and Southeast Asia, ungulate populations among the most globally threatened species have undergone sustained declines from overhunting and habitat degradation </w:t>
      </w:r>
      <w:r w:rsidRPr="00280F76">
        <w:rPr>
          <w:rFonts w:ascii="Aptos" w:hAnsi="Aptos"/>
          <w:szCs w:val="22"/>
        </w:rPr>
        <w:fldChar w:fldCharType="begin">
          <w:fldData xml:space="preserve">PEVuZE5vdGU+PENpdGU+PEF1dGhvcj5Db3JsZXR0PC9BdXRob3I+PFllYXI+MjAwNzwvWWVhcj48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</w:fldData>
        </w:fldChar>
      </w:r>
      <w:r w:rsidR="00D96CB7">
        <w:rPr>
          <w:rFonts w:ascii="Aptos" w:hAnsi="Aptos"/>
          <w:szCs w:val="22"/>
        </w:rPr>
        <w:instrText xml:space="preserve"> ADDIN EN.CITE </w:instrText>
      </w:r>
      <w:r w:rsidR="00D96CB7">
        <w:rPr>
          <w:rFonts w:ascii="Aptos" w:hAnsi="Aptos"/>
          <w:szCs w:val="22"/>
        </w:rPr>
        <w:fldChar w:fldCharType="begin">
          <w:fldData xml:space="preserve">PEVuZE5vdGU+PENpdGU+PEF1dGhvcj5Db3JsZXR0PC9BdXRob3I+PFllYXI+MjAwNzwvWWVhcj48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</w:fldData>
        </w:fldChar>
      </w:r>
      <w:r w:rsidR="00D96CB7">
        <w:rPr>
          <w:rFonts w:ascii="Aptos" w:hAnsi="Aptos"/>
          <w:szCs w:val="22"/>
        </w:rPr>
        <w:instrText xml:space="preserve"> ADDIN EN.CITE.DATA </w:instrText>
      </w:r>
      <w:r w:rsidR="00D96CB7">
        <w:rPr>
          <w:rFonts w:ascii="Aptos" w:hAnsi="Aptos"/>
          <w:szCs w:val="22"/>
        </w:rPr>
      </w:r>
      <w:r w:rsidR="00D96CB7">
        <w:rPr>
          <w:rFonts w:ascii="Aptos" w:hAnsi="Aptos"/>
          <w:szCs w:val="22"/>
        </w:rPr>
        <w:fldChar w:fldCharType="end"/>
      </w:r>
      <w:r w:rsidRPr="00280F76">
        <w:rPr>
          <w:rFonts w:ascii="Aptos" w:hAnsi="Aptos"/>
          <w:szCs w:val="22"/>
        </w:rPr>
      </w:r>
      <w:r w:rsidRPr="00280F76">
        <w:rPr>
          <w:rFonts w:ascii="Aptos" w:hAnsi="Aptos"/>
          <w:szCs w:val="22"/>
        </w:rPr>
        <w:fldChar w:fldCharType="separate"/>
      </w:r>
      <w:r w:rsidR="00D96CB7">
        <w:rPr>
          <w:rFonts w:ascii="Aptos" w:hAnsi="Aptos"/>
          <w:noProof/>
          <w:szCs w:val="22"/>
        </w:rPr>
        <w:t>(Corlett 2007, Ripple et al. 2014, Ripple et al. 2015, Wolf and Ripple 2016)</w:t>
      </w:r>
      <w:r w:rsidRPr="00280F76">
        <w:rPr>
          <w:rFonts w:ascii="Aptos" w:hAnsi="Aptos"/>
          <w:szCs w:val="22"/>
        </w:rPr>
        <w:fldChar w:fldCharType="end"/>
      </w:r>
      <w:r w:rsidRPr="00280F76">
        <w:rPr>
          <w:rFonts w:ascii="Aptos" w:hAnsi="Aptos"/>
          <w:szCs w:val="22"/>
        </w:rPr>
        <w:t>. This decline has direct consequences for the carnivore populations that depend on ungulates, because carnivore density is fundamentally constrained by prey abundance and biomass (Karanth et al. 2004). Reliable, assessment of ungulate populations is therefore essential not only for the ungulates' own conservation, but for evaluating the recovery potential and long-term viability of the large carnivores that depend on them</w:t>
      </w:r>
      <w:r w:rsidRPr="00280F76">
        <w:rPr>
          <w:rFonts w:ascii="Aptos" w:hAnsi="Aptos"/>
          <w:szCs w:val="22"/>
        </w:rPr>
        <w:fldChar w:fldCharType="begin">
          <w:fldData xml:space="preserve">PEVuZE5vdGU+PENpdGU+PEF1dGhvcj5LdW1hcjwvQXV0aG9yPjxZZWFyPjIwMjE8L1llYXI+PFJl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</w:fldData>
        </w:fldChar>
      </w:r>
      <w:r w:rsidR="00D96CB7">
        <w:rPr>
          <w:rFonts w:ascii="Aptos" w:hAnsi="Aptos"/>
          <w:szCs w:val="22"/>
        </w:rPr>
        <w:instrText xml:space="preserve"> ADDIN EN.CITE </w:instrText>
      </w:r>
      <w:r w:rsidR="00D96CB7">
        <w:rPr>
          <w:rFonts w:ascii="Aptos" w:hAnsi="Aptos"/>
          <w:szCs w:val="22"/>
        </w:rPr>
        <w:fldChar w:fldCharType="begin">
          <w:fldData xml:space="preserve">PEVuZE5vdGU+PENpdGU+PEF1dGhvcj5LdW1hcjwvQXV0aG9yPjxZZWFyPjIwMjE8L1llYXI+PFJl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</w:fldData>
        </w:fldChar>
      </w:r>
      <w:r w:rsidR="00D96CB7">
        <w:rPr>
          <w:rFonts w:ascii="Aptos" w:hAnsi="Aptos"/>
          <w:szCs w:val="22"/>
        </w:rPr>
        <w:instrText xml:space="preserve"> ADDIN EN.CITE.DATA </w:instrText>
      </w:r>
      <w:r w:rsidR="00D96CB7">
        <w:rPr>
          <w:rFonts w:ascii="Aptos" w:hAnsi="Aptos"/>
          <w:szCs w:val="22"/>
        </w:rPr>
      </w:r>
      <w:r w:rsidR="00D96CB7">
        <w:rPr>
          <w:rFonts w:ascii="Aptos" w:hAnsi="Aptos"/>
          <w:szCs w:val="22"/>
        </w:rPr>
        <w:fldChar w:fldCharType="end"/>
      </w:r>
      <w:r w:rsidRPr="00280F76">
        <w:rPr>
          <w:rFonts w:ascii="Aptos" w:hAnsi="Aptos"/>
          <w:szCs w:val="22"/>
        </w:rPr>
      </w:r>
      <w:r w:rsidRPr="00280F76">
        <w:rPr>
          <w:rFonts w:ascii="Aptos" w:hAnsi="Aptos"/>
          <w:szCs w:val="22"/>
        </w:rPr>
        <w:fldChar w:fldCharType="separate"/>
      </w:r>
      <w:r w:rsidR="00D96CB7">
        <w:rPr>
          <w:rFonts w:ascii="Aptos" w:hAnsi="Aptos"/>
          <w:noProof/>
          <w:szCs w:val="22"/>
        </w:rPr>
        <w:t>(Kumar et al. 2021, Karanth et al. 2004)</w:t>
      </w:r>
      <w:r w:rsidRPr="00280F76">
        <w:rPr>
          <w:rFonts w:ascii="Aptos" w:hAnsi="Aptos"/>
          <w:szCs w:val="22"/>
        </w:rPr>
        <w:fldChar w:fldCharType="end"/>
      </w:r>
      <w:r w:rsidR="004540ED" w:rsidRPr="00280F76">
        <w:rPr>
          <w:rFonts w:ascii="Aptos" w:hAnsi="Aptos"/>
          <w:szCs w:val="22"/>
        </w:rPr>
        <w:t xml:space="preserve"> </w:t>
      </w:r>
    </w:p>
    <w:p w14:paraId="3ADA46BA" w14:textId="77777777" w:rsidR="004540ED" w:rsidRPr="00280F76" w:rsidRDefault="004540ED" w:rsidP="004540ED">
      <w:pPr>
        <w:spacing w:after="0" w:line="360" w:lineRule="auto"/>
        <w:contextualSpacing/>
        <w:rPr>
          <w:rFonts w:ascii="Aptos" w:hAnsi="Aptos"/>
          <w:szCs w:val="22"/>
        </w:rPr>
      </w:pPr>
    </w:p>
    <w:p w14:paraId="62D81B32" w14:textId="70D0DEEB" w:rsidR="004540ED" w:rsidRPr="00280F76" w:rsidRDefault="004540ED" w:rsidP="004540ED">
      <w:pPr>
        <w:spacing w:after="0" w:line="360" w:lineRule="auto"/>
        <w:contextualSpacing/>
        <w:rPr>
          <w:rFonts w:ascii="Aptos" w:hAnsi="Aptos"/>
          <w:szCs w:val="22"/>
        </w:rPr>
      </w:pPr>
      <w:r w:rsidRPr="00280F76">
        <w:rPr>
          <w:rFonts w:ascii="Aptos" w:hAnsi="Aptos"/>
          <w:szCs w:val="22"/>
        </w:rPr>
        <w:t xml:space="preserve">Huai Kha Khaeng Wildlife Sanctuary (HKK), Thailand, </w:t>
      </w:r>
      <w:r w:rsidR="003A0F50" w:rsidRPr="00280F76">
        <w:rPr>
          <w:rFonts w:ascii="Aptos" w:hAnsi="Aptos"/>
          <w:szCs w:val="22"/>
        </w:rPr>
        <w:t>is a good example of this relationship in action</w:t>
      </w:r>
      <w:r w:rsidRPr="00280F76">
        <w:rPr>
          <w:rFonts w:ascii="Aptos" w:hAnsi="Aptos"/>
          <w:szCs w:val="22"/>
        </w:rPr>
        <w:t xml:space="preserve">. Sustained anti-poaching protection since </w:t>
      </w:r>
      <w:r w:rsidR="00637DB3" w:rsidRPr="00280F76">
        <w:rPr>
          <w:rFonts w:ascii="Aptos" w:hAnsi="Aptos"/>
          <w:szCs w:val="22"/>
        </w:rPr>
        <w:t>2005</w:t>
      </w:r>
      <w:r w:rsidRPr="00280F76">
        <w:rPr>
          <w:rFonts w:ascii="Aptos" w:hAnsi="Aptos"/>
          <w:szCs w:val="22"/>
        </w:rPr>
        <w:t xml:space="preserve"> has produced one of Southeast Asia's clear</w:t>
      </w:r>
      <w:r w:rsidR="00B32C11" w:rsidRPr="00280F76">
        <w:rPr>
          <w:rFonts w:ascii="Aptos" w:hAnsi="Aptos"/>
          <w:szCs w:val="22"/>
        </w:rPr>
        <w:t>ly</w:t>
      </w:r>
      <w:r w:rsidRPr="00280F76">
        <w:rPr>
          <w:rFonts w:ascii="Aptos" w:hAnsi="Aptos"/>
          <w:szCs w:val="22"/>
        </w:rPr>
        <w:t xml:space="preserve"> tiger population recovery, with density in HKK estimated to have risen from roughly 1.3 to 2.9 individuals per 100 </w:t>
      </w:r>
      <w:r w:rsidR="00B32C11" w:rsidRPr="00280F76">
        <w:rPr>
          <w:rFonts w:ascii="Aptos" w:hAnsi="Aptos"/>
          <w:szCs w:val="22"/>
        </w:rPr>
        <w:t>sq.</w:t>
      </w:r>
      <w:r w:rsidRPr="00280F76">
        <w:rPr>
          <w:rFonts w:ascii="Aptos" w:hAnsi="Aptos"/>
          <w:szCs w:val="22"/>
        </w:rPr>
        <w:t>km over the past two decades</w:t>
      </w:r>
      <w:r w:rsidR="00637DB3" w:rsidRPr="00280F76">
        <w:rPr>
          <w:rFonts w:ascii="Aptos" w:hAnsi="Aptos"/>
          <w:szCs w:val="22"/>
        </w:rPr>
        <w:t xml:space="preserve"> </w:t>
      </w:r>
      <w:r w:rsidR="00637DB3" w:rsidRPr="00280F76">
        <w:rPr>
          <w:rFonts w:ascii="Aptos" w:hAnsi="Aptos"/>
          <w:szCs w:val="22"/>
        </w:rPr>
        <w:fldChar w:fldCharType="begin">
          <w:fldData xml:space="preserve">PEVuZE5vdGU+PENpdGU+PEF1dGhvcj5EdWFuZ2NoYW50cmFzaXJpPC9BdXRob3I+PFllYXI+MjAy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</w:fldData>
        </w:fldChar>
      </w:r>
      <w:r w:rsidR="00D96CB7">
        <w:rPr>
          <w:rFonts w:ascii="Aptos" w:hAnsi="Aptos"/>
          <w:szCs w:val="22"/>
        </w:rPr>
        <w:instrText xml:space="preserve"> ADDIN EN.CITE </w:instrText>
      </w:r>
      <w:r w:rsidR="00D96CB7">
        <w:rPr>
          <w:rFonts w:ascii="Aptos" w:hAnsi="Aptos"/>
          <w:szCs w:val="22"/>
        </w:rPr>
        <w:fldChar w:fldCharType="begin">
          <w:fldData xml:space="preserve">PEVuZE5vdGU+PENpdGU+PEF1dGhvcj5EdWFuZ2NoYW50cmFzaXJpPC9BdXRob3I+PFllYXI+MjAy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</w:fldData>
        </w:fldChar>
      </w:r>
      <w:r w:rsidR="00D96CB7">
        <w:rPr>
          <w:rFonts w:ascii="Aptos" w:hAnsi="Aptos"/>
          <w:szCs w:val="22"/>
        </w:rPr>
        <w:instrText xml:space="preserve"> ADDIN EN.CITE.DATA </w:instrText>
      </w:r>
      <w:r w:rsidR="00D96CB7">
        <w:rPr>
          <w:rFonts w:ascii="Aptos" w:hAnsi="Aptos"/>
          <w:szCs w:val="22"/>
        </w:rPr>
      </w:r>
      <w:r w:rsidR="00D96CB7">
        <w:rPr>
          <w:rFonts w:ascii="Aptos" w:hAnsi="Aptos"/>
          <w:szCs w:val="22"/>
        </w:rPr>
        <w:fldChar w:fldCharType="end"/>
      </w:r>
      <w:r w:rsidR="00637DB3" w:rsidRPr="00280F76">
        <w:rPr>
          <w:rFonts w:ascii="Aptos" w:hAnsi="Aptos"/>
          <w:szCs w:val="22"/>
        </w:rPr>
      </w:r>
      <w:r w:rsidR="00637DB3" w:rsidRPr="00280F76">
        <w:rPr>
          <w:rFonts w:ascii="Aptos" w:hAnsi="Aptos"/>
          <w:szCs w:val="22"/>
        </w:rPr>
        <w:fldChar w:fldCharType="separate"/>
      </w:r>
      <w:r w:rsidR="00D96CB7">
        <w:rPr>
          <w:rFonts w:ascii="Aptos" w:hAnsi="Aptos"/>
          <w:noProof/>
          <w:szCs w:val="22"/>
        </w:rPr>
        <w:t>(Duangchantrasiri et al. 2024, Duangchantrasiri et al. 2016)</w:t>
      </w:r>
      <w:r w:rsidR="00637DB3" w:rsidRPr="00280F76">
        <w:rPr>
          <w:rFonts w:ascii="Aptos" w:hAnsi="Aptos"/>
          <w:szCs w:val="22"/>
        </w:rPr>
        <w:fldChar w:fldCharType="end"/>
      </w:r>
      <w:r w:rsidR="00637DB3" w:rsidRPr="00280F76">
        <w:rPr>
          <w:rFonts w:ascii="Aptos" w:hAnsi="Aptos"/>
          <w:szCs w:val="22"/>
        </w:rPr>
        <w:t xml:space="preserve">. </w:t>
      </w:r>
      <w:commentRangeStart w:id="5"/>
      <w:r w:rsidRPr="00280F76">
        <w:rPr>
          <w:rFonts w:ascii="Aptos" w:hAnsi="Aptos"/>
          <w:szCs w:val="22"/>
        </w:rPr>
        <w:t>Over a similar period, populations of banteng (</w:t>
      </w:r>
      <w:r w:rsidRPr="00280F76">
        <w:rPr>
          <w:rFonts w:ascii="Aptos" w:hAnsi="Aptos"/>
          <w:i/>
          <w:iCs/>
          <w:szCs w:val="22"/>
        </w:rPr>
        <w:t>Bos javanicus</w:t>
      </w:r>
      <w:r w:rsidRPr="00280F76">
        <w:rPr>
          <w:rFonts w:ascii="Aptos" w:hAnsi="Aptos"/>
          <w:szCs w:val="22"/>
        </w:rPr>
        <w:t>), gaur (</w:t>
      </w:r>
      <w:r w:rsidRPr="00280F76">
        <w:rPr>
          <w:rFonts w:ascii="Aptos" w:hAnsi="Aptos"/>
          <w:i/>
          <w:iCs/>
          <w:szCs w:val="22"/>
        </w:rPr>
        <w:t>Bos gaurus</w:t>
      </w:r>
      <w:r w:rsidRPr="00280F76">
        <w:rPr>
          <w:rFonts w:ascii="Aptos" w:hAnsi="Aptos"/>
          <w:szCs w:val="22"/>
        </w:rPr>
        <w:t>), sambar (</w:t>
      </w:r>
      <w:r w:rsidRPr="00280F76">
        <w:rPr>
          <w:rFonts w:ascii="Aptos" w:hAnsi="Aptos"/>
          <w:i/>
          <w:iCs/>
          <w:szCs w:val="22"/>
        </w:rPr>
        <w:t>Rusa unicolor</w:t>
      </w:r>
      <w:r>
        <w:rPr>
          <w:rFonts w:ascii="Aptos" w:hAnsi="Aptos"/>
          <w:szCs w:val="22"/>
        </w:rPr>
        <w:t xml:space="preserve">), </w:t>
      </w:r>
      <w:del w:id="6" w:author="Warong Suksavate" w:date="2026-08-01T10:43:00Z">
        <w:r>
          <w:rPr>
            <w:rFonts w:ascii="Aptos" w:hAnsi="Aptos"/>
            <w:szCs w:val="22"/>
          </w:rPr>
          <w:delText>and other ungulate prey that several classified as globally threatened by the IUCN have also increased in HKK</w:delText>
        </w:r>
      </w:del>
      <w:ins w:id="7" w:author="Warong Suksavate" w:date="2026-08-01T10:43:00Z">
        <w:r>
          <w:rPr>
            <w:rFonts w:ascii="Aptos" w:hAnsi="Aptos"/>
            <w:szCs w:val="22"/>
          </w:rPr>
          <w:t>red muntjac (</w:t>
        </w:r>
        <w:r>
          <w:rPr>
            <w:rFonts w:ascii="Aptos" w:hAnsi="Aptos"/>
            <w:i/>
            <w:iCs/>
            <w:szCs w:val="22"/>
          </w:rPr>
          <w:t>Muntiacus vaginalis</w:t>
        </w:r>
        <w:r>
          <w:rPr>
            <w:rFonts w:ascii="Aptos" w:hAnsi="Aptos"/>
            <w:szCs w:val="22"/>
          </w:rPr>
          <w:t>), and wild boar (</w:t>
        </w:r>
        <w:r>
          <w:rPr>
            <w:rFonts w:ascii="Aptos" w:hAnsi="Aptos"/>
            <w:i/>
            <w:iCs/>
            <w:szCs w:val="22"/>
          </w:rPr>
          <w:t>Sus scrofa</w:t>
        </w:r>
        <w:r>
          <w:rPr>
            <w:rFonts w:ascii="Aptos" w:hAnsi="Aptos"/>
            <w:szCs w:val="22"/>
          </w:rPr>
          <w:t>) have also increased in HKK, several of which are classified as globally threatened by the IUCN</w:t>
        </w:r>
      </w:ins>
      <w:r w:rsidR="00A36F97" w:rsidRPr="00280F76">
        <w:rPr>
          <w:rFonts w:ascii="Aptos" w:hAnsi="Aptos"/>
          <w:szCs w:val="22"/>
        </w:rPr>
        <w:t xml:space="preserve"> </w:t>
      </w:r>
      <w:r w:rsidR="00A36F97" w:rsidRPr="00280F76">
        <w:rPr>
          <w:rFonts w:ascii="Aptos" w:hAnsi="Aptos"/>
          <w:szCs w:val="22"/>
        </w:rPr>
        <w:fldChar w:fldCharType="begin"/>
      </w:r>
      <w:r w:rsidR="00D96CB7">
        <w:rPr>
          <w:rFonts w:ascii="Aptos" w:hAnsi="Aptos"/>
          <w:szCs w:val="22"/>
        </w:rPr>
        <w:instrText xml:space="preserve"> ADDIN EN.CITE &lt;EndNote&gt;&lt;Cite&gt;&lt;Author&gt;Saisamorn&lt;/Author&gt;&lt;Year&gt;2024&lt;/Year&gt;&lt;RecNum&gt;167&lt;/RecNum&gt;&lt;DisplayText&gt;(Saisamorn et al. 2024)&lt;/DisplayText&gt;&lt;record&gt;&lt;rec-number&gt;167&lt;/rec-number&gt;&lt;foreign-keys&gt;&lt;key app="EN" db-id="et0dws5fxw5zfbe0d9q5es9g520fv5dz9fww" timestamp="1744376312"&gt;167&lt;/key&gt;&lt;/foreign-keys&gt;&lt;ref-type name="Journal Article"&gt;17&lt;/ref-type&gt;&lt;contributors&gt;&lt;authors&gt;&lt;author&gt;Saisamorn, Apinya&lt;/author&gt;&lt;author&gt;Duangchantrasiri, Somphot&lt;/author&gt;&lt;author&gt;Sornsa, Mayuree&lt;/author&gt;&lt;author&gt;Suksavate, Warong&lt;/author&gt;&lt;author&gt;Pattanavibool, Anak&lt;/author&gt;&lt;author&gt;Duengkae, Prateep&lt;/author&gt;&lt;/authors&gt;&lt;/contributors&gt;&lt;titles&gt;&lt;title&gt;Recovery of globally threatened ungulate species in Huai Kha Khaeng Wildlife Sanctuary, Thailand&lt;/title&gt;&lt;secondary-title&gt;Global Ecology and Conservation&lt;/secondary-title&gt;&lt;/titles&gt;&lt;periodical&gt;&lt;full-title&gt;Global Ecology and Conservation&lt;/full-title&gt;&lt;/periodical&gt;&lt;volume&gt;53&lt;/volume&gt;&lt;section&gt;e03012&lt;/section&gt;&lt;dates&gt;&lt;year&gt;2024&lt;/year&gt;&lt;/dates&gt;&lt;isbn&gt;23519894&lt;/isbn&gt;&lt;urls&gt;&lt;/urls&gt;&lt;electronic-resource-num&gt;10.1016/j.gecco.2024.e03012&lt;/electronic-resource-num&gt;&lt;/record&gt;&lt;/Cite&gt;&lt;/EndNote&gt;</w:instrText>
      </w:r>
      <w:r w:rsidR="00A36F97" w:rsidRPr="00280F76">
        <w:rPr>
          <w:rFonts w:ascii="Aptos" w:hAnsi="Aptos"/>
          <w:szCs w:val="22"/>
        </w:rPr>
        <w:fldChar w:fldCharType="separate"/>
      </w:r>
      <w:r w:rsidR="00D96CB7">
        <w:rPr>
          <w:rFonts w:ascii="Aptos" w:hAnsi="Aptos"/>
          <w:noProof/>
          <w:szCs w:val="22"/>
        </w:rPr>
        <w:t>(Saisamorn et al. 2024)</w:t>
      </w:r>
      <w:r w:rsidR="00A36F97" w:rsidRPr="00280F76">
        <w:rPr>
          <w:rFonts w:ascii="Aptos" w:hAnsi="Aptos"/>
          <w:szCs w:val="22"/>
        </w:rPr>
        <w:fldChar w:fldCharType="end"/>
      </w:r>
      <w:commentRangeEnd w:id="5"/>
      <w:r w:rsidR="007E291D">
        <w:rPr>
          <w:rStyle w:val="CommentReference"/>
          <w:rFonts w:ascii="Aptos" w:hAnsi="Aptos" w:hint="cs"/>
          <w:sz w:val="22"/>
          <w:szCs w:val="22"/>
          <w:cs/>
        </w:rPr>
        <w:commentReference w:id="5"/>
      </w:r>
      <w:ins w:id="8" w:author="Warong Suksavate" w:date="2026-08-01T17:54:00Z" w16du:dateUtc="2026-08-01T10:54:00Z">
        <w:r w:rsidR="007E291D">
          <w:rPr>
            <w:rFonts w:ascii="Aptos" w:hAnsi="Aptos" w:hint="cs"/>
            <w:szCs w:val="22"/>
            <w:cs/>
          </w:rPr>
          <w:t>.</w:t>
        </w:r>
      </w:ins>
      <w:r w:rsidRPr="00280F76">
        <w:rPr>
          <w:rFonts w:ascii="Aptos" w:hAnsi="Aptos"/>
          <w:szCs w:val="22"/>
        </w:rPr>
        <w:t xml:space="preserve"> </w:t>
      </w:r>
      <w:ins w:id="9" w:author="Warong Suksavate" w:date="2026-08-01T10:43:00Z">
        <w:r>
          <w:rPr>
            <w:rFonts w:ascii="Aptos" w:hAnsi="Aptos"/>
            <w:szCs w:val="22"/>
          </w:rPr>
          <w:t xml:space="preserve"> </w:t>
        </w:r>
        <w:commentRangeStart w:id="10"/>
        <w:r>
          <w:rPr>
            <w:rFonts w:ascii="Aptos" w:hAnsi="Aptos"/>
            <w:szCs w:val="22"/>
          </w:rPr>
          <w:t>These five species are also documented as the principal prey base for Indochinese tigers in Thailand's Western Forest Complex (Jornburom et al. 2020, Khaewphakdee et al. 2020).</w:t>
        </w:r>
      </w:ins>
      <w:commentRangeEnd w:id="10"/>
      <w:r w:rsidR="007E291D" w:rsidRPr="00280F76">
        <w:rPr>
          <w:rStyle w:val="CommentReference"/>
          <w:rFonts w:ascii="Aptos" w:hAnsi="Aptos"/>
          <w:sz w:val="22"/>
          <w:szCs w:val="22"/>
        </w:rPr>
        <w:commentReference w:id="10"/>
      </w:r>
    </w:p>
    <w:p w14:paraId="17982DE6" w14:textId="77777777" w:rsidR="00590957" w:rsidRPr="00280F76" w:rsidRDefault="00681AD5" w:rsidP="00590957">
      <w:pPr>
        <w:spacing w:line="360" w:lineRule="auto"/>
        <w:rPr>
          <w:rFonts w:ascii="Aptos" w:hAnsi="Aptos"/>
          <w:szCs w:val="22"/>
        </w:rPr>
      </w:pPr>
      <w:r w:rsidRPr="00280F76">
        <w:rPr>
          <w:rFonts w:ascii="Aptos" w:hAnsi="Aptos"/>
          <w:szCs w:val="22"/>
        </w:rPr>
        <w:lastRenderedPageBreak/>
        <w:t xml:space="preserve">This makes HKK one of the few protected areas in Southeast Asia where both predator and prey numbers are rising together. Understanding how ungulate abundance relates to habitat is </w:t>
      </w:r>
      <w:r w:rsidR="00881FEC" w:rsidRPr="00280F76">
        <w:rPr>
          <w:rFonts w:ascii="Aptos" w:hAnsi="Aptos"/>
          <w:szCs w:val="22"/>
        </w:rPr>
        <w:t xml:space="preserve">directly </w:t>
      </w:r>
      <w:r w:rsidRPr="00280F76">
        <w:rPr>
          <w:rFonts w:ascii="Aptos" w:hAnsi="Aptos"/>
          <w:szCs w:val="22"/>
        </w:rPr>
        <w:t>relevant to tiger recovery. This knowledge is critical for conservation management</w:t>
      </w:r>
      <w:r w:rsidR="007C2DD8" w:rsidRPr="00280F76">
        <w:rPr>
          <w:rFonts w:ascii="Aptos" w:hAnsi="Aptos"/>
          <w:szCs w:val="22"/>
          <w:cs/>
        </w:rPr>
        <w:t xml:space="preserve"> </w:t>
      </w:r>
      <w:r w:rsidRPr="00280F76">
        <w:rPr>
          <w:rFonts w:ascii="Aptos" w:hAnsi="Aptos"/>
          <w:szCs w:val="22"/>
        </w:rPr>
        <w:t xml:space="preserve">knowing which parts of HKK's habitat can sustain ungulate populations helps determine how far tiger </w:t>
      </w:r>
      <w:del w:id="11" w:author="Warong Suksavate" w:date="2026-08-01T10:43:00Z">
        <w:r>
          <w:rPr>
            <w:rFonts w:ascii="Aptos" w:hAnsi="Aptos"/>
            <w:szCs w:val="22"/>
          </w:rPr>
          <w:delText>recover</w:delText>
        </w:r>
      </w:del>
      <w:ins w:id="12" w:author="Warong Suksavate" w:date="2026-08-01T10:43:00Z">
        <w:r>
          <w:rPr>
            <w:rFonts w:ascii="Aptos" w:hAnsi="Aptos"/>
            <w:szCs w:val="22"/>
          </w:rPr>
          <w:t>recovery can proceed</w:t>
        </w:r>
      </w:ins>
      <w:r w:rsidRPr="00280F76">
        <w:rPr>
          <w:rFonts w:ascii="Aptos" w:hAnsi="Aptos"/>
          <w:szCs w:val="22"/>
        </w:rPr>
        <w:t xml:space="preserve"> in this landscape</w:t>
      </w:r>
      <w:r w:rsidR="00B5179C" w:rsidRPr="00280F76">
        <w:rPr>
          <w:rFonts w:ascii="Aptos" w:hAnsi="Aptos"/>
          <w:szCs w:val="22"/>
        </w:rPr>
        <w:t>.</w:t>
      </w:r>
    </w:p>
    <w:p w14:paraId="44259723" w14:textId="5F65D2F0" w:rsidR="0092664A" w:rsidRPr="00EE776F" w:rsidRDefault="00280F76" w:rsidP="0040526F">
      <w:pPr>
        <w:spacing w:line="360" w:lineRule="auto"/>
        <w:rPr>
          <w:rFonts w:ascii="Aptos" w:hAnsi="Aptos"/>
          <w:szCs w:val="22"/>
        </w:rPr>
      </w:pPr>
      <w:r w:rsidRPr="00280F76">
        <w:rPr>
          <w:rFonts w:ascii="Aptos" w:hAnsi="Aptos"/>
          <w:szCs w:val="22"/>
        </w:rPr>
        <w:t>Distance sampling has long been the standard tool for estimating ungulate density in tropical forests, providing robust, estimates of overall density across a survey area</w:t>
      </w:r>
      <w:r w:rsidR="005265FB">
        <w:rPr>
          <w:rFonts w:ascii="Aptos" w:hAnsi="Aptos"/>
          <w:szCs w:val="22"/>
        </w:rPr>
        <w:t xml:space="preserve"> </w:t>
      </w:r>
      <w:r w:rsidR="0053751E">
        <w:rPr>
          <w:rFonts w:ascii="Aptos" w:hAnsi="Aptos"/>
          <w:szCs w:val="22"/>
        </w:rPr>
        <w:fldChar w:fldCharType="begin"/>
      </w:r>
      <w:r w:rsidR="00DA1340">
        <w:rPr>
          <w:rFonts w:ascii="Aptos" w:hAnsi="Aptos"/>
          <w:szCs w:val="22"/>
        </w:rPr>
        <w:instrText xml:space="preserve"> ADDIN EN.CITE &lt;EndNote&gt;&lt;Cite&gt;&lt;Author&gt;Buckland&lt;/Author&gt;&lt;Year&gt;2001&lt;/Year&gt;&lt;RecNum&gt;208&lt;/RecNum&gt;&lt;DisplayText&gt;(Buckland et al. 2001)&lt;/DisplayText&gt;&lt;record&gt;&lt;rec-number&gt;208&lt;/rec-number&gt;&lt;foreign-keys&gt;&lt;key app="EN" db-id="et0dws5fxw5zfbe0d9q5es9g520fv5dz9fww" timestamp="1785502774"&gt;208&lt;/key&gt;&lt;/foreign-keys&gt;&lt;ref-type name="Book"&gt;6&lt;/ref-type&gt;&lt;contributors&gt;&lt;authors&gt;&lt;author&gt;Buckland, S., &lt;/author&gt;&lt;author&gt;Anderson, D., &lt;/author&gt;&lt;author&gt;Burnham, K., &lt;/author&gt;&lt;author&gt;Laake, J., &lt;/author&gt;&lt;author&gt;Borchers, D.&lt;/author&gt;&lt;author&gt;Thomas, L., &lt;/author&gt;&lt;/authors&gt;&lt;/contributors&gt;&lt;titles&gt;&lt;title&gt;Introduction to Distance Sampling: Estimating Abundance of Biological Populations&lt;/title&gt;&lt;/titles&gt;&lt;dates&gt;&lt;year&gt;2001&lt;/year&gt;&lt;/dates&gt;&lt;pub-location&gt;Oxford University Press&lt;/pub-location&gt;&lt;urls&gt;&lt;/urls&gt;&lt;/record&gt;&lt;/Cite&gt;&lt;/EndNote&gt;</w:instrText>
      </w:r>
      <w:r w:rsidR="0053751E">
        <w:rPr>
          <w:rFonts w:ascii="Aptos" w:hAnsi="Aptos"/>
          <w:szCs w:val="22"/>
        </w:rPr>
        <w:fldChar w:fldCharType="separate"/>
      </w:r>
      <w:r w:rsidR="00DA1340">
        <w:rPr>
          <w:rFonts w:ascii="Aptos" w:hAnsi="Aptos"/>
          <w:noProof/>
          <w:szCs w:val="22"/>
        </w:rPr>
        <w:t>(Buckland et al. 2001)</w:t>
      </w:r>
      <w:r w:rsidR="0053751E">
        <w:rPr>
          <w:rFonts w:ascii="Aptos" w:hAnsi="Aptos"/>
          <w:szCs w:val="22"/>
        </w:rPr>
        <w:fldChar w:fldCharType="end"/>
      </w:r>
      <w:r w:rsidR="0053751E">
        <w:rPr>
          <w:rFonts w:ascii="Aptos" w:hAnsi="Aptos"/>
          <w:szCs w:val="22"/>
        </w:rPr>
        <w:t xml:space="preserve">. </w:t>
      </w:r>
      <w:r w:rsidR="00432C5B" w:rsidRPr="00432C5B">
        <w:rPr>
          <w:rFonts w:ascii="Aptos" w:hAnsi="Aptos"/>
          <w:szCs w:val="22"/>
        </w:rPr>
        <w:t xml:space="preserve">However, it cannot produce a density </w:t>
      </w:r>
      <w:r w:rsidR="00432C5B" w:rsidRPr="00EE776F">
        <w:rPr>
          <w:rFonts w:ascii="Aptos" w:hAnsi="Aptos"/>
          <w:szCs w:val="22"/>
        </w:rPr>
        <w:t xml:space="preserve">surface, a map of how abundance varies across the landscape, separate habitat effects from other causes of variation </w:t>
      </w:r>
      <w:r w:rsidR="00432C5B" w:rsidRPr="00EE776F">
        <w:rPr>
          <w:rFonts w:ascii="Aptos" w:hAnsi="Aptos"/>
          <w:szCs w:val="22"/>
        </w:rPr>
        <w:fldChar w:fldCharType="begin"/>
      </w:r>
      <w:r w:rsidR="004959DB" w:rsidRPr="00EE776F">
        <w:rPr>
          <w:rFonts w:ascii="Aptos" w:hAnsi="Aptos"/>
          <w:szCs w:val="22"/>
        </w:rPr>
        <w:instrText xml:space="preserve"> ADDIN EN.CITE &lt;EndNote&gt;&lt;Cite&gt;&lt;Author&gt;Hedley&lt;/Author&gt;&lt;Year&gt;2004&lt;/Year&gt;&lt;RecNum&gt;209&lt;/RecNum&gt;&lt;DisplayText&gt;(Hedley and Buckland 2004)&lt;/DisplayText&gt;&lt;record&gt;&lt;rec-number&gt;209&lt;/rec-number&gt;&lt;foreign-keys&gt;&lt;key app="EN" db-id="et0dws5fxw5zfbe0d9q5es9g520fv5dz9fww" timestamp="1785573336"&gt;209&lt;/key&gt;&lt;/foreign-keys&gt;&lt;ref-type name="Journal Article"&gt;17&lt;/ref-type&gt;&lt;contributors&gt;&lt;authors&gt;&lt;author&gt;Hedley, Sharon L.&lt;/author&gt;&lt;author&gt;Buckland, T Stephen.&lt;/author&gt;&lt;/authors&gt;&lt;/contributors&gt;&lt;titles&gt;&lt;title&gt;Spatial Models for Line Transect Sampling&lt;/title&gt;&lt;secondary-title&gt;Journal of Agricultural, Biological, and Environmental Statistics&lt;/secondary-title&gt;&lt;/titles&gt;&lt;periodical&gt;&lt;full-title&gt;Journal of Agricultural, Biological, and Environmental Statistics&lt;/full-title&gt;&lt;/periodical&gt;&lt;volume&gt;9 (2): 181–99&lt;/volume&gt;&lt;dates&gt;&lt;year&gt;2004&lt;/year&gt;&lt;/dates&gt;&lt;urls&gt;&lt;/urls&gt;&lt;/record&gt;&lt;/Cite&gt;&lt;/EndNote&gt;</w:instrText>
      </w:r>
      <w:r w:rsidR="00432C5B" w:rsidRPr="00EE776F">
        <w:rPr>
          <w:rFonts w:ascii="Aptos" w:hAnsi="Aptos"/>
          <w:szCs w:val="22"/>
        </w:rPr>
        <w:fldChar w:fldCharType="separate"/>
      </w:r>
      <w:r w:rsidR="004959DB" w:rsidRPr="00EE776F">
        <w:rPr>
          <w:rFonts w:ascii="Aptos" w:hAnsi="Aptos"/>
          <w:noProof/>
          <w:szCs w:val="22"/>
        </w:rPr>
        <w:t>(Hedley and Buckland 2004)</w:t>
      </w:r>
      <w:r w:rsidR="00432C5B" w:rsidRPr="00EE776F">
        <w:rPr>
          <w:rFonts w:ascii="Aptos" w:hAnsi="Aptos"/>
          <w:szCs w:val="22"/>
        </w:rPr>
        <w:fldChar w:fldCharType="end"/>
      </w:r>
      <w:r w:rsidR="00432C5B" w:rsidRPr="00EE776F">
        <w:rPr>
          <w:rFonts w:ascii="Aptos" w:hAnsi="Aptos"/>
          <w:szCs w:val="22"/>
        </w:rPr>
        <w:t>.</w:t>
      </w:r>
      <w:r w:rsidR="004959DB" w:rsidRPr="00EE776F">
        <w:rPr>
          <w:rFonts w:ascii="Aptos" w:hAnsi="Aptos"/>
          <w:szCs w:val="22"/>
        </w:rPr>
        <w:t xml:space="preserve"> </w:t>
      </w:r>
      <w:commentRangeStart w:id="13"/>
      <w:r w:rsidR="003561DB" w:rsidRPr="00EE776F">
        <w:rPr>
          <w:rFonts w:ascii="Aptos" w:hAnsi="Aptos"/>
          <w:szCs w:val="22"/>
        </w:rPr>
        <w:fldChar w:fldCharType="begin"/>
      </w:r>
      <w:r w:rsidR="00D96CB7" w:rsidRPr="00EE776F">
        <w:rPr>
          <w:rFonts w:ascii="Aptos" w:hAnsi="Aptos"/>
          <w:szCs w:val="22"/>
        </w:rPr>
        <w:instrText xml:space="preserve"> ADDIN EN.CITE &lt;EndNote&gt;&lt;Cite AuthorYear="1"&gt;&lt;Author&gt;Kumar&lt;/Author&gt;&lt;Year&gt;2021&lt;/Year&gt;&lt;RecNum&gt;207&lt;/RecNum&gt;&lt;DisplayText&gt;Kumar et al. (2021)&lt;/DisplayText&gt;&lt;record&gt;&lt;rec-number&gt;207&lt;/rec-number&gt;&lt;foreign-keys&gt;&lt;key app="EN" db-id="et0dws5fxw5zfbe0d9q5es9g520fv5dz9fww" timestamp="1785472365"&gt;207&lt;/key&gt;&lt;/foreign-keys&gt;&lt;ref-type name="Book"&gt;6&lt;/ref-type&gt;&lt;contributors&gt;&lt;authors&gt;&lt;author&gt;Kumar, N. Samba&lt;/author&gt;&lt;author&gt;Karanth, K. Ullas&lt;/author&gt;&lt;author&gt;Nichols, James D.&lt;/author&gt;&lt;author&gt;Vaidyanathan, Srinivas&lt;/author&gt;&lt;author&gt;Gardner, Beth&lt;/author&gt;&lt;author&gt;Krishnaswamy, Jagdish&lt;/author&gt;&lt;/authors&gt;&lt;/contributors&gt;&lt;titles&gt;&lt;title&gt;Spatial Dynamics and Ecology of Large Ungulate Populations in Tropical Forests of India&lt;/title&gt;&lt;/titles&gt;&lt;dates&gt;&lt;year&gt;2021&lt;/year&gt;&lt;/dates&gt;&lt;isbn&gt;978-981-15-6933-3&amp;#xD;978-981-15-6934-0&lt;/isbn&gt;&lt;urls&gt;&lt;/urls&gt;&lt;electronic-resource-num&gt;10.1007/978-981-15-6934-0&lt;/electronic-resource-num&gt;&lt;/record&gt;&lt;/Cite&gt;&lt;/EndNote&gt;</w:instrText>
      </w:r>
      <w:r w:rsidR="003561DB" w:rsidRPr="00EE776F">
        <w:rPr>
          <w:rFonts w:ascii="Aptos" w:hAnsi="Aptos"/>
          <w:szCs w:val="22"/>
        </w:rPr>
        <w:fldChar w:fldCharType="separate"/>
      </w:r>
      <w:r w:rsidR="00D96CB7" w:rsidRPr="00EE776F">
        <w:rPr>
          <w:rFonts w:ascii="Aptos" w:hAnsi="Aptos"/>
          <w:noProof/>
          <w:szCs w:val="22"/>
        </w:rPr>
        <w:t>Kumar et al. (2021)</w:t>
      </w:r>
      <w:r w:rsidR="003561DB" w:rsidRPr="00EE776F">
        <w:rPr>
          <w:rFonts w:ascii="Aptos" w:hAnsi="Aptos"/>
          <w:szCs w:val="22"/>
        </w:rPr>
        <w:fldChar w:fldCharType="end"/>
      </w:r>
      <w:r w:rsidR="007E2121" w:rsidRPr="00EE776F">
        <w:rPr>
          <w:rFonts w:ascii="Aptos" w:hAnsi="Aptos"/>
          <w:szCs w:val="22"/>
        </w:rPr>
        <w:t xml:space="preserve"> </w:t>
      </w:r>
      <w:r w:rsidRPr="00EE776F">
        <w:rPr>
          <w:rFonts w:ascii="Aptos" w:hAnsi="Aptos"/>
          <w:szCs w:val="22"/>
        </w:rPr>
        <w:t>addressed this gap with a hierarchical spatial modeling framework combining</w:t>
      </w:r>
      <w:commentRangeEnd w:id="13"/>
      <w:r w:rsidR="00636732" w:rsidRPr="00EE776F">
        <w:rPr>
          <w:rStyle w:val="CommentReference"/>
          <w:rFonts w:ascii="Aptos" w:hAnsi="Aptos"/>
          <w:sz w:val="22"/>
          <w:szCs w:val="22"/>
        </w:rPr>
        <w:commentReference w:id="13"/>
      </w:r>
      <w:r w:rsidRPr="00EE776F">
        <w:rPr>
          <w:rFonts w:ascii="Aptos" w:hAnsi="Aptos"/>
          <w:szCs w:val="22"/>
        </w:rPr>
        <w:t xml:space="preserve"> covariate-driven</w:t>
      </w:r>
      <w:ins w:id="14" w:author="Warong Suksavate" w:date="2026-08-01T18:13:00Z" w16du:dateUtc="2026-08-01T11:13:00Z">
        <w:r w:rsidR="00EE776F" w:rsidRPr="00EE776F">
          <w:rPr>
            <w:rFonts w:ascii="Aptos" w:hAnsi="Aptos"/>
            <w:szCs w:val="22"/>
            <w:rPrChange w:id="15" w:author="Warong Suksavate" w:date="2026-08-01T18:14:00Z" w16du:dateUtc="2026-08-01T11:14:00Z">
              <w:rPr>
                <w:rFonts w:ascii="Aptos" w:hAnsi="Aptos"/>
                <w:color w:val="0F9ED5" w:themeColor="accent4"/>
                <w:szCs w:val="22"/>
              </w:rPr>
            </w:rPrChange>
          </w:rPr>
          <w:t xml:space="preserve"> grid-level density</w:t>
        </w:r>
      </w:ins>
      <w:r w:rsidRPr="00EE776F">
        <w:rPr>
          <w:rFonts w:ascii="Aptos" w:hAnsi="Aptos"/>
          <w:szCs w:val="22"/>
        </w:rPr>
        <w:t xml:space="preserve">, spatially autocorrelated </w:t>
      </w:r>
      <w:del w:id="16" w:author="Warong Suksavate" w:date="2026-08-01T18:12:00Z" w16du:dateUtc="2026-08-01T11:12:00Z">
        <w:r w:rsidRPr="00EE776F" w:rsidDel="00FB1B83">
          <w:rPr>
            <w:rFonts w:ascii="Aptos" w:hAnsi="Aptos"/>
            <w:szCs w:val="22"/>
          </w:rPr>
          <w:delText>abundance surfaces</w:delText>
        </w:r>
      </w:del>
      <w:ins w:id="17" w:author="Warong Suksavate" w:date="2026-08-01T18:12:00Z" w16du:dateUtc="2026-08-01T11:12:00Z">
        <w:r w:rsidR="00FB1B83" w:rsidRPr="00EE776F">
          <w:rPr>
            <w:rFonts w:ascii="Aptos" w:hAnsi="Aptos"/>
            <w:szCs w:val="22"/>
            <w:rPrChange w:id="18" w:author="Warong Suksavate" w:date="2026-08-01T18:14:00Z" w16du:dateUtc="2026-08-01T11:14:00Z">
              <w:rPr>
                <w:rFonts w:ascii="Aptos" w:hAnsi="Aptos"/>
                <w:color w:val="0F9ED5" w:themeColor="accent4"/>
                <w:szCs w:val="22"/>
              </w:rPr>
            </w:rPrChange>
          </w:rPr>
          <w:t>random effects</w:t>
        </w:r>
      </w:ins>
      <w:ins w:id="19" w:author="Warong Suksavate" w:date="2026-08-01T18:11:00Z" w16du:dateUtc="2026-08-01T11:11:00Z">
        <w:r w:rsidR="00FB1B83" w:rsidRPr="00EE776F">
          <w:rPr>
            <w:rFonts w:ascii="Aptos" w:hAnsi="Aptos"/>
            <w:szCs w:val="22"/>
            <w:rPrChange w:id="20" w:author="Warong Suksavate" w:date="2026-08-01T18:14:00Z" w16du:dateUtc="2026-08-01T11:14:00Z">
              <w:rPr>
                <w:rFonts w:ascii="Aptos" w:hAnsi="Aptos"/>
                <w:color w:val="0F9ED5" w:themeColor="accent4"/>
                <w:szCs w:val="22"/>
              </w:rPr>
            </w:rPrChange>
          </w:rPr>
          <w:t>,</w:t>
        </w:r>
      </w:ins>
      <w:del w:id="21" w:author="Warong Suksavate" w:date="2026-08-01T18:11:00Z" w16du:dateUtc="2026-08-01T11:11:00Z">
        <w:r w:rsidRPr="00EE776F" w:rsidDel="00FB1B83">
          <w:rPr>
            <w:rFonts w:ascii="Aptos" w:hAnsi="Aptos"/>
            <w:szCs w:val="22"/>
          </w:rPr>
          <w:delText xml:space="preserve"> with</w:delText>
        </w:r>
      </w:del>
      <w:r w:rsidRPr="00EE776F">
        <w:rPr>
          <w:rFonts w:ascii="Aptos" w:hAnsi="Aptos"/>
          <w:szCs w:val="22"/>
        </w:rPr>
        <w:t xml:space="preserve"> </w:t>
      </w:r>
      <w:ins w:id="22" w:author="Warong Suksavate" w:date="2026-08-01T18:12:00Z" w16du:dateUtc="2026-08-01T11:12:00Z">
        <w:r w:rsidR="00EE776F" w:rsidRPr="00EE776F">
          <w:rPr>
            <w:rFonts w:ascii="Aptos" w:hAnsi="Aptos"/>
            <w:szCs w:val="22"/>
            <w:rPrChange w:id="23" w:author="Warong Suksavate" w:date="2026-08-01T18:14:00Z" w16du:dateUtc="2026-08-01T11:14:00Z">
              <w:rPr>
                <w:rFonts w:ascii="Aptos" w:hAnsi="Aptos"/>
                <w:color w:val="0F9ED5" w:themeColor="accent4"/>
                <w:szCs w:val="22"/>
              </w:rPr>
            </w:rPrChange>
          </w:rPr>
          <w:t xml:space="preserve">group-size structure, and </w:t>
        </w:r>
      </w:ins>
      <w:r w:rsidRPr="00EE776F">
        <w:rPr>
          <w:rFonts w:ascii="Aptos" w:hAnsi="Aptos"/>
          <w:szCs w:val="22"/>
        </w:rPr>
        <w:t xml:space="preserve">distance-sampling detection models which developed for five threatened ungulate species in the Nagarahole-Bandipur landscape of India. The </w:t>
      </w:r>
      <w:commentRangeStart w:id="24"/>
      <w:r w:rsidRPr="00EE776F">
        <w:rPr>
          <w:rFonts w:ascii="Aptos" w:hAnsi="Aptos"/>
          <w:szCs w:val="22"/>
        </w:rPr>
        <w:t xml:space="preserve">framework </w:t>
      </w:r>
      <w:del w:id="25" w:author="Warong Suksavate" w:date="2026-08-01T18:15:00Z" w16du:dateUtc="2026-08-01T11:15:00Z">
        <w:r w:rsidRPr="00EE776F" w:rsidDel="00796C2B">
          <w:rPr>
            <w:rFonts w:ascii="Aptos" w:hAnsi="Aptos"/>
            <w:szCs w:val="22"/>
          </w:rPr>
          <w:delText>was developed to resolve ungulate abundance and habitat relationships links grid-level spatial random effects, group-size structure, and detection probability in one combined model tha</w:delText>
        </w:r>
      </w:del>
      <w:commentRangeEnd w:id="24"/>
      <w:r w:rsidR="00796C2B" w:rsidRPr="00EE776F">
        <w:rPr>
          <w:rStyle w:val="CommentReference"/>
          <w:rFonts w:ascii="Aptos" w:hAnsi="Aptos"/>
          <w:sz w:val="22"/>
          <w:szCs w:val="22"/>
        </w:rPr>
        <w:commentReference w:id="24"/>
      </w:r>
      <w:del w:id="26" w:author="Warong Suksavate" w:date="2026-08-01T18:15:00Z" w16du:dateUtc="2026-08-01T11:15:00Z">
        <w:r w:rsidRPr="00EE776F" w:rsidDel="00796C2B">
          <w:rPr>
            <w:rFonts w:ascii="Aptos" w:hAnsi="Aptos"/>
            <w:szCs w:val="22"/>
          </w:rPr>
          <w:delText xml:space="preserve">t </w:delText>
        </w:r>
      </w:del>
      <w:r w:rsidRPr="00EE776F">
        <w:rPr>
          <w:rFonts w:ascii="Aptos" w:hAnsi="Aptos"/>
          <w:szCs w:val="22"/>
        </w:rPr>
        <w:t>provides a template for precise ungulate abundance and habitat assessment</w:t>
      </w:r>
      <w:r w:rsidR="00C07F41" w:rsidRPr="00EE776F">
        <w:rPr>
          <w:rFonts w:ascii="Aptos" w:hAnsi="Aptos"/>
          <w:szCs w:val="22"/>
        </w:rPr>
        <w:t>.</w:t>
      </w:r>
      <w:r w:rsidR="0092664A" w:rsidRPr="00EE776F">
        <w:t xml:space="preserve"> </w:t>
      </w:r>
    </w:p>
    <w:p w14:paraId="7123F799" w14:textId="77777777" w:rsidR="00F6203E" w:rsidRDefault="0025139B" w:rsidP="00EC33F3">
      <w:pPr>
        <w:spacing w:line="360" w:lineRule="auto"/>
        <w:rPr>
          <w:rFonts w:ascii="Aptos" w:hAnsi="Aptos"/>
          <w:szCs w:val="22"/>
        </w:rPr>
      </w:pPr>
      <w:del w:id="27" w:author="Warong Suksavate" w:date="2026-08-01T10:43:00Z">
        <w:r>
          <w:rPr>
            <w:rFonts w:ascii="Aptos" w:hAnsi="Aptos"/>
            <w:szCs w:val="22"/>
          </w:rPr>
          <w:delText>Despite,</w:delText>
        </w:r>
      </w:del>
      <w:ins w:id="28" w:author="Warong Suksavate" w:date="2026-08-01T10:43:00Z">
        <w:r>
          <w:rPr>
            <w:rFonts w:ascii="Aptos" w:hAnsi="Aptos"/>
            <w:szCs w:val="22"/>
          </w:rPr>
          <w:t>Despite this progress,</w:t>
        </w:r>
      </w:ins>
      <w:r>
        <w:rPr>
          <w:rFonts w:ascii="Aptos" w:hAnsi="Aptos"/>
          <w:szCs w:val="22"/>
        </w:rPr>
        <w:t xml:space="preserve"> no such spatial assessment of ungulate abundance and habitat exists for HKK. In this study, we address this gap by applying the hierarchical spatial distance sampling framework of </w:t>
      </w:r>
      <w:commentRangeStart w:id="29"/>
      <w:r>
        <w:rPr>
          <w:rFonts w:ascii="Aptos" w:hAnsi="Aptos"/>
          <w:szCs w:val="22"/>
        </w:rPr>
        <w:t>Kumar et al. (</w:t>
      </w:r>
      <w:del w:id="30" w:author="Warong Suksavate" w:date="2026-08-01T10:43:00Z">
        <w:r>
          <w:rPr>
            <w:rFonts w:ascii="Aptos" w:hAnsi="Aptos"/>
            <w:szCs w:val="22"/>
          </w:rPr>
          <w:delText>2020</w:delText>
        </w:r>
      </w:del>
      <w:ins w:id="31" w:author="Warong Suksavate" w:date="2026-08-01T10:43:00Z">
        <w:r>
          <w:rPr>
            <w:rFonts w:ascii="Aptos" w:hAnsi="Aptos"/>
            <w:szCs w:val="22"/>
          </w:rPr>
          <w:t>2021</w:t>
        </w:r>
      </w:ins>
      <w:r>
        <w:rPr>
          <w:rFonts w:ascii="Aptos" w:hAnsi="Aptos"/>
          <w:szCs w:val="22"/>
        </w:rPr>
        <w:t xml:space="preserve">) </w:t>
      </w:r>
      <w:commentRangeEnd w:id="29"/>
      <w:r w:rsidR="00FB1B83">
        <w:rPr>
          <w:rStyle w:val="CommentReference"/>
          <w:rFonts w:ascii="Aptos" w:hAnsi="Aptos"/>
          <w:sz w:val="22"/>
          <w:szCs w:val="22"/>
        </w:rPr>
        <w:commentReference w:id="29"/>
      </w:r>
      <w:r>
        <w:rPr>
          <w:rFonts w:ascii="Aptos" w:hAnsi="Aptos"/>
          <w:szCs w:val="22"/>
        </w:rPr>
        <w:t xml:space="preserve">to five ungulate species in HKK. Specifically, our objectives were to: (1) </w:t>
      </w:r>
      <w:r w:rsidR="006E350A">
        <w:rPr>
          <w:rFonts w:ascii="Aptos" w:hAnsi="Aptos"/>
          <w:szCs w:val="22"/>
        </w:rPr>
        <w:t>investigate</w:t>
      </w:r>
      <w:r w:rsidR="00EC33F3" w:rsidRPr="00EC33F3">
        <w:rPr>
          <w:rFonts w:ascii="Aptos" w:hAnsi="Aptos"/>
          <w:szCs w:val="22"/>
        </w:rPr>
        <w:t xml:space="preserve"> the spatial density and abundance of each of the five ungulate species across HKK; and (2) identify the habitat features most strongly associated with abundance for each species</w:t>
      </w:r>
      <w:commentRangeStart w:id="32"/>
      <w:r>
        <w:rPr>
          <w:rFonts w:ascii="Aptos" w:hAnsi="Aptos"/>
          <w:szCs w:val="22"/>
        </w:rPr>
        <w:t>.</w:t>
      </w:r>
      <w:ins w:id="33" w:author="Warong Suksavate" w:date="2026-08-01T10:43:00Z">
        <w:r>
          <w:rPr>
            <w:rFonts w:ascii="Aptos" w:hAnsi="Aptos"/>
            <w:szCs w:val="22"/>
          </w:rPr>
          <w:t xml:space="preserve"> Based on the covariate relationships identified for congeneric species in comparable tropical forest systems (Kumar et al. 2021), we expected ungulate abundance to be positively associated with proximity to water and negatively associated with human disturbance, though effects were expected to vary by species given differences in habitat specialization among grazers (banteng, gaur), browsers (sambar, red muntjac), and habitat generalists (wild boar).</w:t>
        </w:r>
      </w:ins>
      <w:r>
        <w:rPr>
          <w:rFonts w:ascii="Aptos" w:hAnsi="Aptos"/>
          <w:szCs w:val="22"/>
        </w:rPr>
        <w:t xml:space="preserve"> </w:t>
      </w:r>
      <w:commentRangeEnd w:id="32"/>
      <w:r w:rsidR="00636732">
        <w:rPr>
          <w:rStyle w:val="CommentReference"/>
          <w:rFonts w:ascii="Aptos" w:hAnsi="Aptos"/>
          <w:sz w:val="22"/>
          <w:szCs w:val="22"/>
        </w:rPr>
        <w:commentReference w:id="32"/>
      </w:r>
      <w:r>
        <w:rPr>
          <w:rFonts w:ascii="Aptos" w:hAnsi="Aptos"/>
          <w:szCs w:val="22"/>
        </w:rPr>
        <w:t>This knowledge is essential for conservation planning and wildlife management</w:t>
      </w:r>
      <w:r w:rsidR="00B875B5">
        <w:rPr>
          <w:rFonts w:ascii="Aptos" w:hAnsi="Aptos"/>
          <w:szCs w:val="22"/>
        </w:rPr>
        <w:t xml:space="preserve"> </w:t>
      </w:r>
      <w:r w:rsidR="000C0FDC" w:rsidRPr="000C0FDC">
        <w:rPr>
          <w:rFonts w:ascii="Aptos" w:hAnsi="Aptos"/>
          <w:szCs w:val="22"/>
        </w:rPr>
        <w:t>and also provides the evidence needed to evaluate whether HKK's habitat can sustain the prey base required for continued tiger recovery, directly supporting tiger conservation in this landscape.</w:t>
      </w:r>
    </w:p>
    <w:p w14:paraId="0BDE9947" w14:textId="77777777" w:rsidR="00554708" w:rsidRDefault="00554708">
      <w:pPr>
        <w:rPr>
          <w:rFonts w:ascii="Aptos" w:hAnsi="Aptos"/>
          <w:szCs w:val="22"/>
        </w:rPr>
      </w:pPr>
    </w:p>
    <w:p w14:paraId="75AAF375" w14:textId="77777777" w:rsidR="00420356" w:rsidRPr="00420356" w:rsidRDefault="00420356">
      <w:pPr>
        <w:rPr>
          <w:rFonts w:ascii="Aptos" w:hAnsi="Aptos"/>
          <w:b/>
          <w:bCs/>
          <w:szCs w:val="22"/>
        </w:rPr>
      </w:pPr>
      <w:r w:rsidRPr="00420356">
        <w:rPr>
          <w:rFonts w:ascii="Aptos" w:hAnsi="Aptos"/>
          <w:b/>
          <w:bCs/>
          <w:szCs w:val="22"/>
        </w:rPr>
        <w:t>Reference</w:t>
      </w:r>
    </w:p>
    <w:p w14:paraId="3A4AD853" w14:textId="77777777" w:rsidR="00F640DE" w:rsidRPr="00F640DE" w:rsidRDefault="00A75577" w:rsidP="00F640DE">
      <w:pPr>
        <w:pStyle w:val="EndNoteBibliography"/>
        <w:spacing w:after="0"/>
        <w:ind w:left="720" w:hanging="720"/>
      </w:pPr>
      <w:r w:rsidRPr="00280F76">
        <w:rPr>
          <w:szCs w:val="22"/>
        </w:rPr>
        <w:lastRenderedPageBreak/>
        <w:fldChar w:fldCharType="begin"/>
      </w:r>
      <w:r w:rsidRPr="00280F76">
        <w:rPr>
          <w:szCs w:val="22"/>
        </w:rPr>
        <w:instrText xml:space="preserve"> ADDIN EN.REFLIST </w:instrText>
      </w:r>
      <w:r w:rsidRPr="00280F76">
        <w:rPr>
          <w:szCs w:val="22"/>
        </w:rPr>
        <w:fldChar w:fldCharType="separate"/>
      </w:r>
      <w:r w:rsidR="00F640DE" w:rsidRPr="00F640DE">
        <w:t xml:space="preserve">Buckland, S., D. Anderson, K. Burnham, J. Laake, D. Borchers &amp; L. Thomas (2001) </w:t>
      </w:r>
      <w:r w:rsidR="00F640DE" w:rsidRPr="00F640DE">
        <w:rPr>
          <w:i/>
        </w:rPr>
        <w:t>Introduction to Distance Sampling: Estimating Abundance of Biological Populations</w:t>
      </w:r>
      <w:r w:rsidR="00F640DE" w:rsidRPr="00F640DE">
        <w:t>.</w:t>
      </w:r>
      <w:r w:rsidR="00F640DE" w:rsidRPr="00F640DE">
        <w:rPr>
          <w:i/>
        </w:rPr>
        <w:t xml:space="preserve"> </w:t>
      </w:r>
      <w:r w:rsidR="00F640DE" w:rsidRPr="00F640DE">
        <w:t>Oxford University Press.</w:t>
      </w:r>
    </w:p>
    <w:p w14:paraId="6459B5B4" w14:textId="77777777" w:rsidR="00F640DE" w:rsidRPr="00F640DE" w:rsidRDefault="00F640DE" w:rsidP="00F640DE">
      <w:pPr>
        <w:pStyle w:val="EndNoteBibliography"/>
        <w:spacing w:after="0"/>
        <w:ind w:left="720" w:hanging="720"/>
      </w:pPr>
      <w:r w:rsidRPr="00F640DE">
        <w:t xml:space="preserve">Corlett, R. T. (2007) The Impact of Hunting on the Mammalian Fauna of Tropical Asian Forests. </w:t>
      </w:r>
      <w:r w:rsidRPr="00F640DE">
        <w:rPr>
          <w:i/>
        </w:rPr>
        <w:t>Biotropica,</w:t>
      </w:r>
      <w:r w:rsidRPr="00F640DE">
        <w:t xml:space="preserve"> 39</w:t>
      </w:r>
      <w:r w:rsidRPr="00F640DE">
        <w:rPr>
          <w:b/>
        </w:rPr>
        <w:t>,</w:t>
      </w:r>
      <w:r w:rsidRPr="00F640DE">
        <w:t xml:space="preserve"> 292-303.</w:t>
      </w:r>
    </w:p>
    <w:p w14:paraId="609C9427" w14:textId="77777777" w:rsidR="00F640DE" w:rsidRPr="00F640DE" w:rsidRDefault="00F640DE" w:rsidP="00F640DE">
      <w:pPr>
        <w:pStyle w:val="EndNoteBibliography"/>
        <w:spacing w:after="0"/>
        <w:ind w:left="720" w:hanging="720"/>
      </w:pPr>
      <w:r w:rsidRPr="00F640DE">
        <w:t xml:space="preserve">Duangchantrasiri, S., M. Sornsa, D. Jathanna, P. Jornburom, A. Pattanavibool, S. Simcharoen, P. Kanishthajata, P. Suebsen, S. Klanprasert, N. S. Kumar, C. K. Pandey &amp; K. U. Karanth (2024) Rigorous assessment of a unique tiger recovery in Southeast Asia based on photographic capture-recapture modeling of population dynamics. </w:t>
      </w:r>
      <w:r w:rsidRPr="00F640DE">
        <w:rPr>
          <w:i/>
        </w:rPr>
        <w:t>Global Ecology and Conservation,</w:t>
      </w:r>
      <w:r w:rsidRPr="00F640DE">
        <w:t xml:space="preserve"> 53.</w:t>
      </w:r>
    </w:p>
    <w:p w14:paraId="71EC8D3B" w14:textId="77777777" w:rsidR="00F640DE" w:rsidRPr="00F640DE" w:rsidRDefault="00F640DE" w:rsidP="00F640DE">
      <w:pPr>
        <w:pStyle w:val="EndNoteBibliography"/>
        <w:spacing w:after="0"/>
        <w:ind w:left="720" w:hanging="720"/>
      </w:pPr>
      <w:r w:rsidRPr="00F640DE">
        <w:t xml:space="preserve">Duangchantrasiri, S., M. Umponjan, S. Simcharoen, A. Pattanavibool, S. Chaiwattana, S. Maneerat, N. S. Kumar, D. Jathanna, A. Srivathsa &amp; K. U. Karanth (2016) Dynamics of a low-density tiger population in Southeast Asia in the context of improved law enforcement. </w:t>
      </w:r>
      <w:r w:rsidRPr="00F640DE">
        <w:rPr>
          <w:i/>
        </w:rPr>
        <w:t>Conservation Biology,</w:t>
      </w:r>
      <w:r w:rsidRPr="00F640DE">
        <w:t xml:space="preserve"> 30</w:t>
      </w:r>
      <w:r w:rsidRPr="00F640DE">
        <w:rPr>
          <w:b/>
        </w:rPr>
        <w:t>,</w:t>
      </w:r>
      <w:r w:rsidRPr="00F640DE">
        <w:t xml:space="preserve"> 639-48.</w:t>
      </w:r>
    </w:p>
    <w:p w14:paraId="1AF3144F" w14:textId="77777777" w:rsidR="00F640DE" w:rsidRPr="00F640DE" w:rsidRDefault="00F640DE" w:rsidP="00F640DE">
      <w:pPr>
        <w:pStyle w:val="EndNoteBibliography"/>
        <w:spacing w:after="0"/>
        <w:ind w:left="720" w:hanging="720"/>
      </w:pPr>
      <w:r w:rsidRPr="00F640DE">
        <w:t xml:space="preserve">Hedley, S. L. &amp; T. S. Buckland (2004) Spatial Models for Line Transect Sampling. </w:t>
      </w:r>
      <w:r w:rsidRPr="00F640DE">
        <w:rPr>
          <w:i/>
        </w:rPr>
        <w:t>Journal of Agricultural, Biological, and Environmental Statistics,</w:t>
      </w:r>
      <w:r w:rsidRPr="00F640DE">
        <w:t xml:space="preserve"> 9 (2): 181–99.</w:t>
      </w:r>
    </w:p>
    <w:p w14:paraId="7A5EE88C" w14:textId="77777777" w:rsidR="00F640DE" w:rsidRPr="00F640DE" w:rsidRDefault="00F640DE" w:rsidP="00F640DE">
      <w:pPr>
        <w:pStyle w:val="EndNoteBibliography"/>
        <w:spacing w:after="0"/>
        <w:ind w:left="720" w:hanging="720"/>
      </w:pPr>
      <w:r w:rsidRPr="00F640DE">
        <w:t xml:space="preserve">Karanth, K. U., J. D. Nichols, N. S. Kumar, W. A. Link &amp; J. E. Hines (2004) Tigers and their prey: Predicting carnivore densities from prey abundance. </w:t>
      </w:r>
      <w:r w:rsidRPr="00F640DE">
        <w:rPr>
          <w:i/>
        </w:rPr>
        <w:t>Proc Natl Acad Sci U S A,</w:t>
      </w:r>
      <w:r w:rsidRPr="00F640DE">
        <w:t xml:space="preserve"> 101</w:t>
      </w:r>
      <w:r w:rsidRPr="00F640DE">
        <w:rPr>
          <w:b/>
        </w:rPr>
        <w:t>,</w:t>
      </w:r>
      <w:r w:rsidRPr="00F640DE">
        <w:t xml:space="preserve"> 4854-8.</w:t>
      </w:r>
    </w:p>
    <w:p w14:paraId="260C3880" w14:textId="77777777" w:rsidR="00F640DE" w:rsidRPr="00F640DE" w:rsidRDefault="00F640DE" w:rsidP="00F640DE">
      <w:pPr>
        <w:pStyle w:val="EndNoteBibliography"/>
        <w:spacing w:after="0"/>
        <w:ind w:left="720" w:hanging="720"/>
      </w:pPr>
      <w:r>
        <w:t>Karanth, K. U. &amp; M. E. Sunquist (</w:t>
      </w:r>
      <w:del w:id="34" w:author="Warong Suksavate" w:date="2026-08-01T10:43:00Z">
        <w:r>
          <w:delText>2009</w:delText>
        </w:r>
      </w:del>
      <w:ins w:id="35" w:author="Warong Suksavate" w:date="2026-08-01T10:43:00Z">
        <w:r>
          <w:t>1992</w:t>
        </w:r>
      </w:ins>
      <w:r>
        <w:t xml:space="preserve">) Population structure, density and biomass of large herbivores in the tropical forests of Nagarahole, India. </w:t>
      </w:r>
      <w:r w:rsidRPr="00F640DE">
        <w:rPr>
          <w:i/>
        </w:rPr>
        <w:t>Journal of Tropical Ecology,</w:t>
      </w:r>
      <w:r w:rsidRPr="00F640DE">
        <w:t xml:space="preserve"> 8</w:t>
      </w:r>
      <w:r w:rsidRPr="00F640DE">
        <w:rPr>
          <w:b/>
        </w:rPr>
        <w:t>,</w:t>
      </w:r>
      <w:r w:rsidRPr="00F640DE">
        <w:t xml:space="preserve"> 21-35.</w:t>
      </w:r>
    </w:p>
    <w:p w14:paraId="2E9B899F" w14:textId="77777777" w:rsidR="00AB0804" w:rsidRDefault="00000000">
      <w:pPr>
        <w:pStyle w:val="EndNoteBibliography"/>
        <w:spacing w:after="0"/>
        <w:ind w:left="720" w:hanging="720"/>
        <w:rPr>
          <w:ins w:id="36" w:author="Warong Suksavate" w:date="2026-08-01T10:43:00Z"/>
        </w:rPr>
      </w:pPr>
      <w:ins w:id="37" w:author="Warong Suksavate" w:date="2026-08-01T10:43:00Z">
        <w:r>
          <w:rPr>
            <w:szCs w:val="22"/>
          </w:rPr>
          <w:t>Jornburom, P., S. Duangchantrasiri, S. Jinamoy, A. Pattanavibool, J. E. Hines, T. W. Arnold, J. Fieberg &amp; J. L. Smith (2020) Habitat use by tiger prey in Thailand's Western Forest Complex: What will it take to fill a half-full tiger landscape? Journal for Nature Conservation, 58, 125896.</w:t>
        </w:r>
      </w:ins>
    </w:p>
    <w:p w14:paraId="1FFB6C3C" w14:textId="77777777" w:rsidR="00AB0804" w:rsidRDefault="00000000">
      <w:pPr>
        <w:pStyle w:val="EndNoteBibliography"/>
        <w:spacing w:after="0"/>
        <w:ind w:left="720" w:hanging="720"/>
        <w:rPr>
          <w:ins w:id="38" w:author="Warong Suksavate" w:date="2026-08-01T10:43:00Z"/>
        </w:rPr>
      </w:pPr>
      <w:ins w:id="39" w:author="Warong Suksavate" w:date="2026-08-01T10:43:00Z">
        <w:r>
          <w:rPr>
            <w:szCs w:val="22"/>
          </w:rPr>
          <w:t>Khaewphakdee, S., A. Simcharoen, S. Duangchantrasiri, V. Chimchome, S. Simcharoen &amp; J. L. D. Smith (2020) Weights of gaur (Bos gaurus) and banteng (Bos javanicus) killed by tigers in Thailand. Ecology and Evolution, 10, 5152-5159.</w:t>
        </w:r>
      </w:ins>
    </w:p>
    <w:p w14:paraId="3DE040DF" w14:textId="77777777" w:rsidR="00F640DE" w:rsidRPr="00F640DE" w:rsidRDefault="00F640DE" w:rsidP="00F640DE">
      <w:pPr>
        <w:pStyle w:val="EndNoteBibliography"/>
        <w:spacing w:after="0"/>
        <w:ind w:left="720" w:hanging="720"/>
      </w:pPr>
      <w:r w:rsidRPr="00F640DE">
        <w:t xml:space="preserve">Kumar, N. S., K. U. Karanth, J. D. Nichols, S. Vaidyanathan, B. Gardner &amp; J. Krishnaswamy (2021) </w:t>
      </w:r>
      <w:r w:rsidRPr="00F640DE">
        <w:rPr>
          <w:i/>
        </w:rPr>
        <w:t>Spatial Dynamics and Ecology of Large Ungulate Populations in Tropical Forests of India</w:t>
      </w:r>
      <w:r w:rsidRPr="00F640DE">
        <w:t>.</w:t>
      </w:r>
      <w:ins w:id="40" w:author="Warong Suksavate" w:date="2026-08-01T10:43:00Z">
        <w:r>
          <w:rPr>
            <w:szCs w:val="22"/>
          </w:rPr>
          <w:t xml:space="preserve"> Springer. https://doi.org/10.1007/978-981-15-6934-0</w:t>
        </w:r>
      </w:ins>
    </w:p>
    <w:p w14:paraId="5F257198" w14:textId="77777777" w:rsidR="00F640DE" w:rsidRPr="00F640DE" w:rsidRDefault="00F640DE" w:rsidP="00F640DE">
      <w:pPr>
        <w:pStyle w:val="EndNoteBibliography"/>
        <w:spacing w:after="0"/>
        <w:ind w:left="720" w:hanging="720"/>
      </w:pPr>
      <w:r w:rsidRPr="00F640DE">
        <w:t xml:space="preserve">Ripple, W. J., J. A. Estes, R. L. Beschta, C. C. Wilmers, E. G. Ritchie, M. Hebblewhite, J. Berger, B. Elmhagen, M. Letnic, M. P. Nelson, O. J. Schmitz, D. W. Smith, A. D. Wallach &amp; A. J. Wirsing (2014) Status and ecological effects of the world's largest carnivores. </w:t>
      </w:r>
      <w:r w:rsidRPr="00F640DE">
        <w:rPr>
          <w:i/>
        </w:rPr>
        <w:t>Science,</w:t>
      </w:r>
      <w:r w:rsidRPr="00F640DE">
        <w:t xml:space="preserve"> 343</w:t>
      </w:r>
      <w:r w:rsidRPr="00F640DE">
        <w:rPr>
          <w:b/>
        </w:rPr>
        <w:t>,</w:t>
      </w:r>
      <w:r w:rsidRPr="00F640DE">
        <w:t xml:space="preserve"> 1241484.</w:t>
      </w:r>
    </w:p>
    <w:p w14:paraId="3A83B21B" w14:textId="77777777" w:rsidR="00F640DE" w:rsidRPr="00F640DE" w:rsidRDefault="00F640DE" w:rsidP="00F640DE">
      <w:pPr>
        <w:pStyle w:val="EndNoteBibliography"/>
        <w:spacing w:after="0"/>
        <w:ind w:left="720" w:hanging="720"/>
      </w:pPr>
      <w:r w:rsidRPr="00F640DE">
        <w:t xml:space="preserve">Ripple, W. J., T. M. Newsome, C. Wolf, R. Dirzo, K. T. Everatt, M. Galetti, M. W. Hayward, G. I. Kerley, T. Levi, P. A. Lindsey, D. W. Macdonald, Y. Malhi, L. E. Painter, C. J. Sandom, J. Terborgh &amp; B. Van Valkenburgh (2015) Collapse of the world's largest herbivores. </w:t>
      </w:r>
      <w:r w:rsidRPr="00F640DE">
        <w:rPr>
          <w:i/>
        </w:rPr>
        <w:t>Sci Adv,</w:t>
      </w:r>
      <w:r w:rsidRPr="00F640DE">
        <w:t xml:space="preserve"> 1</w:t>
      </w:r>
      <w:r w:rsidRPr="00F640DE">
        <w:rPr>
          <w:b/>
        </w:rPr>
        <w:t>,</w:t>
      </w:r>
      <w:r w:rsidRPr="00F640DE">
        <w:t xml:space="preserve"> e1400103.</w:t>
      </w:r>
    </w:p>
    <w:p w14:paraId="69548023" w14:textId="77777777" w:rsidR="00F640DE" w:rsidRPr="00F640DE" w:rsidRDefault="00F640DE" w:rsidP="00F640DE">
      <w:pPr>
        <w:pStyle w:val="EndNoteBibliography"/>
        <w:spacing w:after="0"/>
        <w:ind w:left="720" w:hanging="720"/>
      </w:pPr>
      <w:r w:rsidRPr="00F640DE">
        <w:t xml:space="preserve">Saisamorn, A., S. Duangchantrasiri, M. Sornsa, W. Suksavate, A. Pattanavibool &amp; P. Duengkae (2024) Recovery of globally threatened ungulate species in Huai Kha Khaeng Wildlife Sanctuary, Thailand. </w:t>
      </w:r>
      <w:r w:rsidRPr="00F640DE">
        <w:rPr>
          <w:i/>
        </w:rPr>
        <w:t>Global Ecology and Conservation,</w:t>
      </w:r>
      <w:r w:rsidRPr="00F640DE">
        <w:t xml:space="preserve"> 53.</w:t>
      </w:r>
    </w:p>
    <w:p w14:paraId="69C49FBF" w14:textId="77777777" w:rsidR="00F640DE" w:rsidRPr="00F640DE" w:rsidRDefault="00F640DE" w:rsidP="00F640DE">
      <w:pPr>
        <w:pStyle w:val="EndNoteBibliography"/>
        <w:ind w:left="720" w:hanging="720"/>
      </w:pPr>
      <w:r w:rsidRPr="00F640DE">
        <w:t xml:space="preserve">Wolf, C. &amp; W. J. Ripple (2016) Prey depletion as a threat to the world's large carnivores. </w:t>
      </w:r>
      <w:r w:rsidRPr="00F640DE">
        <w:rPr>
          <w:i/>
        </w:rPr>
        <w:t>R Soc Open Sci,</w:t>
      </w:r>
      <w:r w:rsidRPr="00F640DE">
        <w:t xml:space="preserve"> 3</w:t>
      </w:r>
      <w:r w:rsidRPr="00F640DE">
        <w:rPr>
          <w:b/>
        </w:rPr>
        <w:t>,</w:t>
      </w:r>
      <w:r w:rsidRPr="00F640DE">
        <w:t xml:space="preserve"> 160252.</w:t>
      </w:r>
    </w:p>
    <w:p w14:paraId="373144D8" w14:textId="77777777" w:rsidR="009F6E5D" w:rsidRPr="00280F76" w:rsidRDefault="00A75577">
      <w:pPr>
        <w:rPr>
          <w:rFonts w:ascii="Aptos" w:hAnsi="Aptos"/>
          <w:szCs w:val="22"/>
        </w:rPr>
      </w:pPr>
      <w:r w:rsidRPr="00280F76">
        <w:rPr>
          <w:rFonts w:ascii="Aptos" w:hAnsi="Aptos"/>
          <w:szCs w:val="22"/>
        </w:rPr>
        <w:fldChar w:fldCharType="end"/>
      </w:r>
    </w:p>
    <w:sectPr w:rsidR="009F6E5D" w:rsidRPr="00280F76" w:rsidSect="00A7557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rong Suksavate" w:date="2026-08-01T17:52:00Z" w:initials="WS">
    <w:p w14:paraId="6A6198E3" w14:textId="77777777" w:rsidR="00FB1B83" w:rsidRDefault="007E291D" w:rsidP="00FB1B83">
      <w:pPr>
        <w:pStyle w:val="CommentText"/>
      </w:pPr>
      <w:r>
        <w:rPr>
          <w:rStyle w:val="CommentReference"/>
        </w:rPr>
        <w:annotationRef/>
      </w:r>
      <w:r w:rsidR="00FB1B83">
        <w:rPr>
          <w:cs/>
          <w:lang w:val="th-TH"/>
        </w:rPr>
        <w:t>ชื่อคล้ายของ อ.</w:t>
      </w:r>
      <w:r w:rsidR="00FB1B83">
        <w:t xml:space="preserve">Samba </w:t>
      </w:r>
      <w:r w:rsidR="00FB1B83">
        <w:rPr>
          <w:cs/>
          <w:lang w:val="th-TH"/>
        </w:rPr>
        <w:t xml:space="preserve">มากไปหน่อย น่าจะประมาณ </w:t>
      </w:r>
      <w:r w:rsidR="00FB1B83">
        <w:t>Spatial</w:t>
      </w:r>
      <w:r w:rsidR="00FB1B83">
        <w:rPr>
          <w:cs/>
          <w:lang w:val="th-TH"/>
        </w:rPr>
        <w:t xml:space="preserve"> </w:t>
      </w:r>
      <w:r w:rsidR="00FB1B83">
        <w:t>Density</w:t>
      </w:r>
      <w:r w:rsidR="00FB1B83">
        <w:rPr>
          <w:lang w:val="th-TH"/>
        </w:rPr>
        <w:t xml:space="preserve"> and </w:t>
      </w:r>
      <w:r w:rsidR="00FB1B83">
        <w:t>Habitat</w:t>
      </w:r>
      <w:r w:rsidR="00FB1B83">
        <w:rPr>
          <w:cs/>
          <w:lang w:val="th-TH"/>
        </w:rPr>
        <w:t xml:space="preserve"> </w:t>
      </w:r>
      <w:r w:rsidR="00FB1B83">
        <w:t>Associations</w:t>
      </w:r>
      <w:r w:rsidR="00FB1B83">
        <w:rPr>
          <w:lang w:val="th-TH"/>
        </w:rPr>
        <w:t xml:space="preserve"> of </w:t>
      </w:r>
      <w:r w:rsidR="00FB1B83">
        <w:t>Large</w:t>
      </w:r>
      <w:r w:rsidR="00FB1B83">
        <w:rPr>
          <w:cs/>
          <w:lang w:val="th-TH"/>
        </w:rPr>
        <w:t xml:space="preserve"> </w:t>
      </w:r>
      <w:r w:rsidR="00FB1B83">
        <w:t>Ungulates</w:t>
      </w:r>
      <w:r w:rsidR="00FB1B83">
        <w:rPr>
          <w:cs/>
          <w:lang w:val="th-TH"/>
        </w:rPr>
        <w:t xml:space="preserve"> </w:t>
      </w:r>
      <w:r w:rsidR="00FB1B83">
        <w:t>...</w:t>
      </w:r>
    </w:p>
  </w:comment>
  <w:comment w:id="2" w:author="Warong Suksavate" w:date="2026-08-01T17:53:00Z" w:initials="WS">
    <w:p w14:paraId="26E01E9F" w14:textId="116DC007" w:rsidR="007E291D" w:rsidRDefault="007E291D" w:rsidP="007E291D">
      <w:pPr>
        <w:pStyle w:val="CommentText"/>
      </w:pPr>
      <w:r>
        <w:rPr>
          <w:rStyle w:val="CommentReference"/>
        </w:rPr>
        <w:annotationRef/>
      </w:r>
      <w:r>
        <w:rPr>
          <w:cs/>
          <w:lang w:val="th-TH"/>
        </w:rPr>
        <w:t>ตรวจสอบปี 2009 หรือ 1992</w:t>
      </w:r>
    </w:p>
  </w:comment>
  <w:comment w:id="5" w:author="Warong Suksavate" w:date="2026-08-01T17:57:00Z" w:initials="WS">
    <w:p w14:paraId="3EBF96BA" w14:textId="77777777" w:rsidR="007E291D" w:rsidRDefault="007E291D" w:rsidP="007E291D">
      <w:pPr>
        <w:pStyle w:val="CommentText"/>
      </w:pPr>
      <w:r>
        <w:rPr>
          <w:rStyle w:val="CommentReference"/>
        </w:rPr>
        <w:annotationRef/>
      </w:r>
      <w:r>
        <w:rPr>
          <w:cs/>
          <w:lang w:val="th-TH"/>
        </w:rPr>
        <w:t>อาจจะไม่ได้เพิ่มทุกชนิด แต่พยายามกล่าวถึงให้ครบทุกชนิด ต้องปรับประโยคใหม่</w:t>
      </w:r>
    </w:p>
  </w:comment>
  <w:comment w:id="10" w:author="Warong Suksavate" w:date="2026-08-01T17:58:00Z" w:initials="WS">
    <w:p w14:paraId="43318CE1" w14:textId="77777777" w:rsidR="007E291D" w:rsidRDefault="007E291D" w:rsidP="007E291D">
      <w:pPr>
        <w:pStyle w:val="CommentText"/>
      </w:pPr>
      <w:r>
        <w:rPr>
          <w:rStyle w:val="CommentReference"/>
        </w:rPr>
        <w:annotationRef/>
      </w:r>
      <w:r>
        <w:rPr>
          <w:cs/>
          <w:lang w:val="th-TH"/>
        </w:rPr>
        <w:t xml:space="preserve">เพิ่มความสำคัญ + </w:t>
      </w:r>
      <w:r>
        <w:t>citations</w:t>
      </w:r>
    </w:p>
  </w:comment>
  <w:comment w:id="13" w:author="Warong Suksavate" w:date="2026-08-01T18:33:00Z" w:initials="WS">
    <w:p w14:paraId="4D56DC73" w14:textId="77777777" w:rsidR="00636732" w:rsidRDefault="00636732" w:rsidP="00636732">
      <w:pPr>
        <w:pStyle w:val="CommentText"/>
      </w:pPr>
      <w:r>
        <w:rPr>
          <w:rStyle w:val="CommentReference"/>
        </w:rPr>
        <w:annotationRef/>
      </w:r>
      <w:r>
        <w:t>Kumar et al. (2021)</w:t>
      </w:r>
      <w:r>
        <w:rPr>
          <w:cs/>
          <w:lang w:val="th-TH"/>
        </w:rPr>
        <w:t xml:space="preserve"> ไม่ใช่งานแรกที่ทำ </w:t>
      </w:r>
      <w:r>
        <w:t xml:space="preserve">density surface </w:t>
      </w:r>
      <w:r>
        <w:rPr>
          <w:cs/>
          <w:lang w:val="th-TH"/>
        </w:rPr>
        <w:t xml:space="preserve">แต่มีการพัฒนาขึ้นจากงานอื่น มีการใส่ </w:t>
      </w:r>
      <w:r>
        <w:t xml:space="preserve">grid-level </w:t>
      </w:r>
      <w:r>
        <w:rPr>
          <w:cs/>
          <w:lang w:val="th-TH"/>
        </w:rPr>
        <w:t xml:space="preserve">กับ </w:t>
      </w:r>
      <w:r>
        <w:t>transect-level density</w:t>
      </w:r>
      <w:r>
        <w:rPr>
          <w:cs/>
          <w:lang w:val="th-TH"/>
        </w:rPr>
        <w:t xml:space="preserve"> แยกจากกัน เนื่องจาก </w:t>
      </w:r>
      <w:r>
        <w:t xml:space="preserve">line transect </w:t>
      </w:r>
      <w:r>
        <w:rPr>
          <w:cs/>
          <w:lang w:val="th-TH"/>
        </w:rPr>
        <w:t xml:space="preserve">อาจจะผ่านหลาย </w:t>
      </w:r>
      <w:r>
        <w:t xml:space="preserve">grid </w:t>
      </w:r>
      <w:r>
        <w:rPr>
          <w:cs/>
          <w:lang w:val="th-TH"/>
        </w:rPr>
        <w:t xml:space="preserve">และอาจมีปัจจัยจำเพาะหรือเกี่ยวกับฤดูกาลเฉพาะของ </w:t>
      </w:r>
      <w:r>
        <w:t xml:space="preserve">line </w:t>
      </w:r>
      <w:r>
        <w:rPr>
          <w:cs/>
          <w:lang w:val="th-TH"/>
        </w:rPr>
        <w:t>นั้น เช่น อาหาร</w:t>
      </w:r>
    </w:p>
    <w:p w14:paraId="18540571" w14:textId="77777777" w:rsidR="00636732" w:rsidRDefault="00636732" w:rsidP="00636732">
      <w:pPr>
        <w:pStyle w:val="CommentText"/>
      </w:pPr>
    </w:p>
    <w:p w14:paraId="6A617579" w14:textId="77777777" w:rsidR="00636732" w:rsidRDefault="00636732" w:rsidP="00636732">
      <w:pPr>
        <w:pStyle w:val="CommentText"/>
      </w:pPr>
      <w:r>
        <w:rPr>
          <w:cs/>
          <w:lang w:val="th-TH"/>
        </w:rPr>
        <w:t>งานอื่นที่ทำมาก่อน</w:t>
      </w:r>
    </w:p>
    <w:p w14:paraId="37E4905A" w14:textId="77777777" w:rsidR="00636732" w:rsidRDefault="00636732" w:rsidP="00636732">
      <w:pPr>
        <w:pStyle w:val="CommentText"/>
        <w:numPr>
          <w:ilvl w:val="0"/>
          <w:numId w:val="3"/>
        </w:numPr>
      </w:pPr>
      <w:r>
        <w:t>Hedley</w:t>
      </w:r>
      <w:r>
        <w:rPr>
          <w:lang w:val="th-TH"/>
        </w:rPr>
        <w:t xml:space="preserve"> and </w:t>
      </w:r>
      <w:r>
        <w:t>Buckland</w:t>
      </w:r>
      <w:r>
        <w:rPr>
          <w:cs/>
          <w:lang w:val="th-TH"/>
        </w:rPr>
        <w:t xml:space="preserve"> 2004 (วิธีที่ใช้ใน </w:t>
      </w:r>
      <w:r>
        <w:t>package dsm</w:t>
      </w:r>
      <w:r>
        <w:rPr>
          <w:cs/>
          <w:lang w:val="th-TH"/>
        </w:rPr>
        <w:t>)</w:t>
      </w:r>
    </w:p>
    <w:p w14:paraId="5682AE07" w14:textId="77777777" w:rsidR="00636732" w:rsidRDefault="00636732" w:rsidP="00636732">
      <w:pPr>
        <w:pStyle w:val="CommentText"/>
        <w:numPr>
          <w:ilvl w:val="0"/>
          <w:numId w:val="3"/>
        </w:numPr>
      </w:pPr>
      <w:r>
        <w:t>Royle</w:t>
      </w:r>
      <w:r>
        <w:rPr>
          <w:cs/>
          <w:lang w:val="th-TH"/>
        </w:rPr>
        <w:t xml:space="preserve"> </w:t>
      </w:r>
      <w:r>
        <w:t>et</w:t>
      </w:r>
      <w:r>
        <w:rPr>
          <w:cs/>
          <w:lang w:val="th-TH"/>
        </w:rPr>
        <w:t xml:space="preserve"> </w:t>
      </w:r>
      <w:r>
        <w:t>al</w:t>
      </w:r>
      <w:r>
        <w:rPr>
          <w:cs/>
          <w:lang w:val="th-TH"/>
        </w:rPr>
        <w:t xml:space="preserve"> 2004 (วิธีที่ใช้ใน </w:t>
      </w:r>
      <w:r>
        <w:t>package unmarked</w:t>
      </w:r>
      <w:r>
        <w:rPr>
          <w:cs/>
          <w:lang w:val="th-TH"/>
        </w:rPr>
        <w:t xml:space="preserve">) </w:t>
      </w:r>
      <w:hyperlink r:id="rId1" w:history="1">
        <w:r w:rsidRPr="009C3CB4">
          <w:rPr>
            <w:rStyle w:val="Hyperlink"/>
            <w:lang w:val="th-TH"/>
          </w:rPr>
          <w:t>https://esajournals.onlinelibrary.wiley.com/doi/abs/</w:t>
        </w:r>
        <w:r w:rsidRPr="009C3CB4">
          <w:rPr>
            <w:rStyle w:val="Hyperlink"/>
            <w:cs/>
            <w:lang w:val="th-TH"/>
          </w:rPr>
          <w:t>10.1890/03-3127</w:t>
        </w:r>
      </w:hyperlink>
    </w:p>
    <w:p w14:paraId="6E5B1A82" w14:textId="77777777" w:rsidR="00636732" w:rsidRDefault="00636732" w:rsidP="00636732">
      <w:pPr>
        <w:pStyle w:val="CommentText"/>
        <w:numPr>
          <w:ilvl w:val="0"/>
          <w:numId w:val="3"/>
        </w:numPr>
      </w:pPr>
      <w:r>
        <w:t xml:space="preserve"> Amundson</w:t>
      </w:r>
      <w:r>
        <w:rPr>
          <w:cs/>
          <w:lang w:val="th-TH"/>
        </w:rPr>
        <w:t xml:space="preserve"> </w:t>
      </w:r>
      <w:r>
        <w:t>et</w:t>
      </w:r>
      <w:r>
        <w:rPr>
          <w:cs/>
          <w:lang w:val="th-TH"/>
        </w:rPr>
        <w:t xml:space="preserve"> </w:t>
      </w:r>
      <w:r>
        <w:t>al</w:t>
      </w:r>
      <w:r>
        <w:rPr>
          <w:cs/>
          <w:lang w:val="th-TH"/>
        </w:rPr>
        <w:t xml:space="preserve"> 2014 ทำกับ </w:t>
      </w:r>
      <w:r>
        <w:t>point count</w:t>
      </w:r>
      <w:r>
        <w:rPr>
          <w:cs/>
          <w:lang w:val="th-TH"/>
        </w:rPr>
        <w:t xml:space="preserve"> (</w:t>
      </w:r>
      <w:hyperlink r:id="rId2" w:history="1">
        <w:r w:rsidRPr="009C3CB4">
          <w:rPr>
            <w:rStyle w:val="Hyperlink"/>
            <w:lang w:val="th-TH"/>
          </w:rPr>
          <w:t>https://bioone.org/journals/ornithology/volume-</w:t>
        </w:r>
        <w:r w:rsidRPr="009C3CB4">
          <w:rPr>
            <w:rStyle w:val="Hyperlink"/>
            <w:cs/>
            <w:lang w:val="th-TH"/>
          </w:rPr>
          <w:t>131/</w:t>
        </w:r>
        <w:r w:rsidRPr="009C3CB4">
          <w:rPr>
            <w:rStyle w:val="Hyperlink"/>
            <w:lang w:val="th-TH"/>
          </w:rPr>
          <w:t>issue-</w:t>
        </w:r>
        <w:r w:rsidRPr="009C3CB4">
          <w:rPr>
            <w:rStyle w:val="Hyperlink"/>
            <w:cs/>
            <w:lang w:val="th-TH"/>
          </w:rPr>
          <w:t>4/</w:t>
        </w:r>
        <w:r w:rsidRPr="009C3CB4">
          <w:rPr>
            <w:rStyle w:val="Hyperlink"/>
            <w:lang w:val="th-TH"/>
          </w:rPr>
          <w:t>AUK-</w:t>
        </w:r>
        <w:r w:rsidRPr="009C3CB4">
          <w:rPr>
            <w:rStyle w:val="Hyperlink"/>
            <w:cs/>
            <w:lang w:val="th-TH"/>
          </w:rPr>
          <w:t>14-11.1/</w:t>
        </w:r>
        <w:r w:rsidRPr="009C3CB4">
          <w:rPr>
            <w:rStyle w:val="Hyperlink"/>
            <w:lang w:val="th-TH"/>
          </w:rPr>
          <w:t>A-</w:t>
        </w:r>
      </w:hyperlink>
      <w:hyperlink r:id="rId3" w:history="1">
        <w:r w:rsidRPr="009C3CB4">
          <w:rPr>
            <w:rStyle w:val="Hyperlink"/>
          </w:rPr>
          <w:t>hierarchical</w:t>
        </w:r>
      </w:hyperlink>
      <w:hyperlink r:id="rId4" w:history="1">
        <w:r w:rsidRPr="009C3CB4">
          <w:rPr>
            <w:rStyle w:val="Hyperlink"/>
            <w:cs/>
            <w:lang w:val="th-TH"/>
          </w:rPr>
          <w:t>-</w:t>
        </w:r>
      </w:hyperlink>
      <w:hyperlink r:id="rId5" w:history="1">
        <w:r w:rsidRPr="009C3CB4">
          <w:rPr>
            <w:rStyle w:val="Hyperlink"/>
          </w:rPr>
          <w:t>model</w:t>
        </w:r>
      </w:hyperlink>
      <w:hyperlink r:id="rId6" w:history="1">
        <w:r w:rsidRPr="009C3CB4">
          <w:rPr>
            <w:rStyle w:val="Hyperlink"/>
            <w:cs/>
            <w:lang w:val="th-TH"/>
          </w:rPr>
          <w:t>-</w:t>
        </w:r>
      </w:hyperlink>
      <w:hyperlink r:id="rId7" w:history="1">
        <w:r w:rsidRPr="009C3CB4">
          <w:rPr>
            <w:rStyle w:val="Hyperlink"/>
          </w:rPr>
          <w:t>combining</w:t>
        </w:r>
      </w:hyperlink>
      <w:hyperlink r:id="rId8" w:history="1">
        <w:r w:rsidRPr="009C3CB4">
          <w:rPr>
            <w:rStyle w:val="Hyperlink"/>
            <w:cs/>
            <w:lang w:val="th-TH"/>
          </w:rPr>
          <w:t>-</w:t>
        </w:r>
      </w:hyperlink>
      <w:hyperlink r:id="rId9" w:history="1">
        <w:r w:rsidRPr="009C3CB4">
          <w:rPr>
            <w:rStyle w:val="Hyperlink"/>
          </w:rPr>
          <w:t>distance</w:t>
        </w:r>
      </w:hyperlink>
      <w:hyperlink r:id="rId10" w:history="1">
        <w:r w:rsidRPr="009C3CB4">
          <w:rPr>
            <w:rStyle w:val="Hyperlink"/>
            <w:cs/>
            <w:lang w:val="th-TH"/>
          </w:rPr>
          <w:t>-</w:t>
        </w:r>
      </w:hyperlink>
      <w:hyperlink r:id="rId11" w:history="1">
        <w:r w:rsidRPr="009C3CB4">
          <w:rPr>
            <w:rStyle w:val="Hyperlink"/>
          </w:rPr>
          <w:t>sampling</w:t>
        </w:r>
      </w:hyperlink>
      <w:hyperlink r:id="rId12" w:history="1">
        <w:r w:rsidRPr="009C3CB4">
          <w:rPr>
            <w:rStyle w:val="Hyperlink"/>
            <w:cs/>
            <w:lang w:val="th-TH"/>
          </w:rPr>
          <w:t>-</w:t>
        </w:r>
        <w:r w:rsidRPr="009C3CB4">
          <w:rPr>
            <w:rStyle w:val="Hyperlink"/>
            <w:lang w:val="th-TH"/>
          </w:rPr>
          <w:t>and-</w:t>
        </w:r>
      </w:hyperlink>
      <w:hyperlink r:id="rId13" w:history="1">
        <w:r w:rsidRPr="009C3CB4">
          <w:rPr>
            <w:rStyle w:val="Hyperlink"/>
          </w:rPr>
          <w:t>time</w:t>
        </w:r>
      </w:hyperlink>
      <w:hyperlink r:id="rId14" w:history="1">
        <w:r w:rsidRPr="009C3CB4">
          <w:rPr>
            <w:rStyle w:val="Hyperlink"/>
            <w:cs/>
            <w:lang w:val="th-TH"/>
          </w:rPr>
          <w:t>-</w:t>
        </w:r>
      </w:hyperlink>
      <w:hyperlink r:id="rId15" w:history="1">
        <w:r w:rsidRPr="009C3CB4">
          <w:rPr>
            <w:rStyle w:val="Hyperlink"/>
          </w:rPr>
          <w:t>removal</w:t>
        </w:r>
      </w:hyperlink>
      <w:hyperlink r:id="rId16" w:history="1">
        <w:r w:rsidRPr="009C3CB4">
          <w:rPr>
            <w:rStyle w:val="Hyperlink"/>
            <w:cs/>
            <w:lang w:val="th-TH"/>
          </w:rPr>
          <w:t>-</w:t>
        </w:r>
      </w:hyperlink>
      <w:hyperlink r:id="rId17" w:history="1">
        <w:r w:rsidRPr="009C3CB4">
          <w:rPr>
            <w:rStyle w:val="Hyperlink"/>
          </w:rPr>
          <w:t>to</w:t>
        </w:r>
      </w:hyperlink>
      <w:hyperlink r:id="rId18" w:history="1">
        <w:r w:rsidRPr="009C3CB4">
          <w:rPr>
            <w:rStyle w:val="Hyperlink"/>
            <w:cs/>
            <w:lang w:val="th-TH"/>
          </w:rPr>
          <w:t>/10.1642/</w:t>
        </w:r>
        <w:r w:rsidRPr="009C3CB4">
          <w:rPr>
            <w:rStyle w:val="Hyperlink"/>
            <w:lang w:val="th-TH"/>
          </w:rPr>
          <w:t>AUK-</w:t>
        </w:r>
        <w:r w:rsidRPr="009C3CB4">
          <w:rPr>
            <w:rStyle w:val="Hyperlink"/>
            <w:cs/>
            <w:lang w:val="th-TH"/>
          </w:rPr>
          <w:t>14-11.1.</w:t>
        </w:r>
      </w:hyperlink>
      <w:hyperlink r:id="rId19" w:history="1">
        <w:r w:rsidRPr="009C3CB4">
          <w:rPr>
            <w:rStyle w:val="Hyperlink"/>
          </w:rPr>
          <w:t>full</w:t>
        </w:r>
      </w:hyperlink>
      <w:r>
        <w:rPr>
          <w:cs/>
          <w:lang w:val="th-TH"/>
        </w:rPr>
        <w:t>)</w:t>
      </w:r>
    </w:p>
    <w:p w14:paraId="3C4D39AA" w14:textId="77777777" w:rsidR="00636732" w:rsidRDefault="00636732" w:rsidP="00636732">
      <w:pPr>
        <w:pStyle w:val="CommentText"/>
        <w:numPr>
          <w:ilvl w:val="0"/>
          <w:numId w:val="3"/>
        </w:numPr>
      </w:pPr>
      <w:r>
        <w:rPr>
          <w:cs/>
          <w:lang w:val="th-TH"/>
        </w:rPr>
        <w:t xml:space="preserve">วิธีที่มีคนประยุกต์ไปใช้ มี </w:t>
      </w:r>
      <w:r>
        <w:t>Conn</w:t>
      </w:r>
      <w:r>
        <w:rPr>
          <w:cs/>
          <w:lang w:val="th-TH"/>
        </w:rPr>
        <w:t xml:space="preserve"> </w:t>
      </w:r>
      <w:r>
        <w:t>et</w:t>
      </w:r>
      <w:r>
        <w:rPr>
          <w:cs/>
          <w:lang w:val="th-TH"/>
        </w:rPr>
        <w:t xml:space="preserve"> </w:t>
      </w:r>
      <w:r>
        <w:t>al</w:t>
      </w:r>
      <w:r>
        <w:rPr>
          <w:cs/>
          <w:lang w:val="th-TH"/>
        </w:rPr>
        <w:t xml:space="preserve"> (2012) ใช้กับการสำรวจโดยเครื่องบิน </w:t>
      </w:r>
      <w:r>
        <w:rPr>
          <w:lang w:val="th-TH"/>
        </w:rPr>
        <w:br/>
      </w:r>
      <w:r>
        <w:t xml:space="preserve">Yuan et al (2017) line transect </w:t>
      </w:r>
      <w:r>
        <w:rPr>
          <w:cs/>
          <w:lang w:val="th-TH"/>
        </w:rPr>
        <w:t>สำรวจวาฬสีน้ำเงิน</w:t>
      </w:r>
    </w:p>
  </w:comment>
  <w:comment w:id="24" w:author="Warong Suksavate" w:date="2026-08-01T18:16:00Z" w:initials="WS">
    <w:p w14:paraId="435C5650" w14:textId="77777777" w:rsidR="00796C2B" w:rsidRPr="00796C2B" w:rsidRDefault="00796C2B" w:rsidP="00796C2B">
      <w:pPr>
        <w:pStyle w:val="CommentText"/>
      </w:pPr>
      <w:r>
        <w:rPr>
          <w:rStyle w:val="CommentReference"/>
        </w:rPr>
        <w:annotationRef/>
      </w:r>
      <w:r>
        <w:rPr>
          <w:cs/>
          <w:lang w:val="th-TH"/>
        </w:rPr>
        <w:t>น่าจะซ้ำซ้อนกับข้างบน</w:t>
      </w:r>
    </w:p>
  </w:comment>
  <w:comment w:id="29" w:author="Warong Suksavate" w:date="2026-08-01T18:04:00Z" w:initials="WS">
    <w:p w14:paraId="7F485D8B" w14:textId="77777777" w:rsidR="00FB1B83" w:rsidRDefault="00FB1B83" w:rsidP="00FB1B83">
      <w:pPr>
        <w:pStyle w:val="CommentText"/>
      </w:pPr>
      <w:r>
        <w:rPr>
          <w:rStyle w:val="CommentReference"/>
        </w:rPr>
        <w:annotationRef/>
      </w:r>
      <w:r>
        <w:t>2021</w:t>
      </w:r>
    </w:p>
  </w:comment>
  <w:comment w:id="32" w:author="Warong Suksavate" w:date="2026-08-01T18:35:00Z" w:initials="WS">
    <w:p w14:paraId="34C24B70" w14:textId="77777777" w:rsidR="00BE6D54" w:rsidRDefault="00636732" w:rsidP="00BE6D54">
      <w:pPr>
        <w:pStyle w:val="CommentText"/>
      </w:pPr>
      <w:r>
        <w:rPr>
          <w:rStyle w:val="CommentReference"/>
        </w:rPr>
        <w:annotationRef/>
      </w:r>
      <w:r w:rsidR="00BE6D54">
        <w:rPr>
          <w:cs/>
          <w:lang w:val="th-TH"/>
        </w:rPr>
        <w:t>ไม่ได้ใส่สมมุติฐาน - ตรงนี้พี่ใส่ไปก่อน สามารถปรับแก้ได้เลยถ้ามีสมมุติฐานแตกต่างออกไป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198E3" w15:done="0"/>
  <w15:commentEx w15:paraId="26E01E9F" w15:done="0"/>
  <w15:commentEx w15:paraId="3EBF96BA" w15:done="0"/>
  <w15:commentEx w15:paraId="43318CE1" w15:done="0"/>
  <w15:commentEx w15:paraId="3C4D39AA" w15:done="0"/>
  <w15:commentEx w15:paraId="435C5650" w15:done="0"/>
  <w15:commentEx w15:paraId="7F485D8B" w15:done="0"/>
  <w15:commentEx w15:paraId="34C24B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80F9F8" w16cex:dateUtc="2026-08-01T10:52:00Z"/>
  <w16cex:commentExtensible w16cex:durableId="6A5229A4" w16cex:dateUtc="2026-08-01T10:53:00Z"/>
  <w16cex:commentExtensible w16cex:durableId="20D9059D" w16cex:dateUtc="2026-08-01T10:57:00Z"/>
  <w16cex:commentExtensible w16cex:durableId="1F33EF13" w16cex:dateUtc="2026-08-01T10:58:00Z"/>
  <w16cex:commentExtensible w16cex:durableId="2F157B95" w16cex:dateUtc="2026-08-01T11:33:00Z"/>
  <w16cex:commentExtensible w16cex:durableId="2900EA8E" w16cex:dateUtc="2026-08-01T11:16:00Z"/>
  <w16cex:commentExtensible w16cex:durableId="53BDD2BB" w16cex:dateUtc="2026-08-01T11:04:00Z"/>
  <w16cex:commentExtensible w16cex:durableId="3E52C585" w16cex:dateUtc="2026-08-01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198E3" w16cid:durableId="7280F9F8"/>
  <w16cid:commentId w16cid:paraId="26E01E9F" w16cid:durableId="6A5229A4"/>
  <w16cid:commentId w16cid:paraId="3EBF96BA" w16cid:durableId="20D9059D"/>
  <w16cid:commentId w16cid:paraId="43318CE1" w16cid:durableId="1F33EF13"/>
  <w16cid:commentId w16cid:paraId="3C4D39AA" w16cid:durableId="2F157B95"/>
  <w16cid:commentId w16cid:paraId="435C5650" w16cid:durableId="2900EA8E"/>
  <w16cid:commentId w16cid:paraId="7F485D8B" w16cid:durableId="53BDD2BB"/>
  <w16cid:commentId w16cid:paraId="34C24B70" w16cid:durableId="3E52C5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745"/>
    <w:multiLevelType w:val="hybridMultilevel"/>
    <w:tmpl w:val="C5221F7A"/>
    <w:lvl w:ilvl="0" w:tplc="E81AC072">
      <w:start w:val="1"/>
      <w:numFmt w:val="decimal"/>
      <w:lvlText w:val="%1."/>
      <w:lvlJc w:val="left"/>
      <w:pPr>
        <w:ind w:left="1020" w:hanging="360"/>
      </w:pPr>
    </w:lvl>
    <w:lvl w:ilvl="1" w:tplc="916455AA">
      <w:start w:val="1"/>
      <w:numFmt w:val="decimal"/>
      <w:lvlText w:val="%2."/>
      <w:lvlJc w:val="left"/>
      <w:pPr>
        <w:ind w:left="1020" w:hanging="360"/>
      </w:pPr>
    </w:lvl>
    <w:lvl w:ilvl="2" w:tplc="BAD88C9E">
      <w:start w:val="1"/>
      <w:numFmt w:val="decimal"/>
      <w:lvlText w:val="%3."/>
      <w:lvlJc w:val="left"/>
      <w:pPr>
        <w:ind w:left="1020" w:hanging="360"/>
      </w:pPr>
    </w:lvl>
    <w:lvl w:ilvl="3" w:tplc="FE46895C">
      <w:start w:val="1"/>
      <w:numFmt w:val="decimal"/>
      <w:lvlText w:val="%4."/>
      <w:lvlJc w:val="left"/>
      <w:pPr>
        <w:ind w:left="1020" w:hanging="360"/>
      </w:pPr>
    </w:lvl>
    <w:lvl w:ilvl="4" w:tplc="FE709A08">
      <w:start w:val="1"/>
      <w:numFmt w:val="decimal"/>
      <w:lvlText w:val="%5."/>
      <w:lvlJc w:val="left"/>
      <w:pPr>
        <w:ind w:left="1020" w:hanging="360"/>
      </w:pPr>
    </w:lvl>
    <w:lvl w:ilvl="5" w:tplc="C5CA594E">
      <w:start w:val="1"/>
      <w:numFmt w:val="decimal"/>
      <w:lvlText w:val="%6."/>
      <w:lvlJc w:val="left"/>
      <w:pPr>
        <w:ind w:left="1020" w:hanging="360"/>
      </w:pPr>
    </w:lvl>
    <w:lvl w:ilvl="6" w:tplc="86ACEA84">
      <w:start w:val="1"/>
      <w:numFmt w:val="decimal"/>
      <w:lvlText w:val="%7."/>
      <w:lvlJc w:val="left"/>
      <w:pPr>
        <w:ind w:left="1020" w:hanging="360"/>
      </w:pPr>
    </w:lvl>
    <w:lvl w:ilvl="7" w:tplc="7A024220">
      <w:start w:val="1"/>
      <w:numFmt w:val="decimal"/>
      <w:lvlText w:val="%8."/>
      <w:lvlJc w:val="left"/>
      <w:pPr>
        <w:ind w:left="1020" w:hanging="360"/>
      </w:pPr>
    </w:lvl>
    <w:lvl w:ilvl="8" w:tplc="3E48A81A">
      <w:start w:val="1"/>
      <w:numFmt w:val="decimal"/>
      <w:lvlText w:val="%9."/>
      <w:lvlJc w:val="left"/>
      <w:pPr>
        <w:ind w:left="1020" w:hanging="360"/>
      </w:pPr>
    </w:lvl>
  </w:abstractNum>
  <w:abstractNum w:abstractNumId="1" w15:restartNumberingAfterBreak="0">
    <w:nsid w:val="0B7C56AB"/>
    <w:multiLevelType w:val="hybridMultilevel"/>
    <w:tmpl w:val="2B7826A2"/>
    <w:lvl w:ilvl="0" w:tplc="6D9EB6C4">
      <w:start w:val="1"/>
      <w:numFmt w:val="decimal"/>
      <w:lvlText w:val="%1."/>
      <w:lvlJc w:val="left"/>
      <w:pPr>
        <w:ind w:left="720" w:hanging="360"/>
      </w:pPr>
    </w:lvl>
    <w:lvl w:ilvl="1" w:tplc="04B051B0">
      <w:start w:val="1"/>
      <w:numFmt w:val="decimal"/>
      <w:lvlText w:val="%2."/>
      <w:lvlJc w:val="left"/>
      <w:pPr>
        <w:ind w:left="720" w:hanging="360"/>
      </w:pPr>
    </w:lvl>
    <w:lvl w:ilvl="2" w:tplc="54303CCE">
      <w:start w:val="1"/>
      <w:numFmt w:val="decimal"/>
      <w:lvlText w:val="%3."/>
      <w:lvlJc w:val="left"/>
      <w:pPr>
        <w:ind w:left="720" w:hanging="360"/>
      </w:pPr>
    </w:lvl>
    <w:lvl w:ilvl="3" w:tplc="04522E78">
      <w:start w:val="1"/>
      <w:numFmt w:val="decimal"/>
      <w:lvlText w:val="%4."/>
      <w:lvlJc w:val="left"/>
      <w:pPr>
        <w:ind w:left="720" w:hanging="360"/>
      </w:pPr>
    </w:lvl>
    <w:lvl w:ilvl="4" w:tplc="18968EF6">
      <w:start w:val="1"/>
      <w:numFmt w:val="decimal"/>
      <w:lvlText w:val="%5."/>
      <w:lvlJc w:val="left"/>
      <w:pPr>
        <w:ind w:left="720" w:hanging="360"/>
      </w:pPr>
    </w:lvl>
    <w:lvl w:ilvl="5" w:tplc="DE16704A">
      <w:start w:val="1"/>
      <w:numFmt w:val="decimal"/>
      <w:lvlText w:val="%6."/>
      <w:lvlJc w:val="left"/>
      <w:pPr>
        <w:ind w:left="720" w:hanging="360"/>
      </w:pPr>
    </w:lvl>
    <w:lvl w:ilvl="6" w:tplc="692C36BE">
      <w:start w:val="1"/>
      <w:numFmt w:val="decimal"/>
      <w:lvlText w:val="%7."/>
      <w:lvlJc w:val="left"/>
      <w:pPr>
        <w:ind w:left="720" w:hanging="360"/>
      </w:pPr>
    </w:lvl>
    <w:lvl w:ilvl="7" w:tplc="9A6EE784">
      <w:start w:val="1"/>
      <w:numFmt w:val="decimal"/>
      <w:lvlText w:val="%8."/>
      <w:lvlJc w:val="left"/>
      <w:pPr>
        <w:ind w:left="720" w:hanging="360"/>
      </w:pPr>
    </w:lvl>
    <w:lvl w:ilvl="8" w:tplc="657804E0">
      <w:start w:val="1"/>
      <w:numFmt w:val="decimal"/>
      <w:lvlText w:val="%9."/>
      <w:lvlJc w:val="left"/>
      <w:pPr>
        <w:ind w:left="720" w:hanging="360"/>
      </w:pPr>
    </w:lvl>
  </w:abstractNum>
  <w:abstractNum w:abstractNumId="2" w15:restartNumberingAfterBreak="0">
    <w:nsid w:val="71686145"/>
    <w:multiLevelType w:val="hybridMultilevel"/>
    <w:tmpl w:val="055E4878"/>
    <w:lvl w:ilvl="0" w:tplc="7BD6316E">
      <w:start w:val="1"/>
      <w:numFmt w:val="decimal"/>
      <w:lvlText w:val="%1)"/>
      <w:lvlJc w:val="left"/>
      <w:pPr>
        <w:ind w:left="1020" w:hanging="360"/>
      </w:pPr>
    </w:lvl>
    <w:lvl w:ilvl="1" w:tplc="CE7AA7D8">
      <w:start w:val="1"/>
      <w:numFmt w:val="decimal"/>
      <w:lvlText w:val="%2)"/>
      <w:lvlJc w:val="left"/>
      <w:pPr>
        <w:ind w:left="1020" w:hanging="360"/>
      </w:pPr>
    </w:lvl>
    <w:lvl w:ilvl="2" w:tplc="9566DA00">
      <w:start w:val="1"/>
      <w:numFmt w:val="decimal"/>
      <w:lvlText w:val="%3)"/>
      <w:lvlJc w:val="left"/>
      <w:pPr>
        <w:ind w:left="1020" w:hanging="360"/>
      </w:pPr>
    </w:lvl>
    <w:lvl w:ilvl="3" w:tplc="D3A85104">
      <w:start w:val="1"/>
      <w:numFmt w:val="decimal"/>
      <w:lvlText w:val="%4)"/>
      <w:lvlJc w:val="left"/>
      <w:pPr>
        <w:ind w:left="1020" w:hanging="360"/>
      </w:pPr>
    </w:lvl>
    <w:lvl w:ilvl="4" w:tplc="7F04255C">
      <w:start w:val="1"/>
      <w:numFmt w:val="decimal"/>
      <w:lvlText w:val="%5)"/>
      <w:lvlJc w:val="left"/>
      <w:pPr>
        <w:ind w:left="1020" w:hanging="360"/>
      </w:pPr>
    </w:lvl>
    <w:lvl w:ilvl="5" w:tplc="9AEE0CF8">
      <w:start w:val="1"/>
      <w:numFmt w:val="decimal"/>
      <w:lvlText w:val="%6)"/>
      <w:lvlJc w:val="left"/>
      <w:pPr>
        <w:ind w:left="1020" w:hanging="360"/>
      </w:pPr>
    </w:lvl>
    <w:lvl w:ilvl="6" w:tplc="E05A7356">
      <w:start w:val="1"/>
      <w:numFmt w:val="decimal"/>
      <w:lvlText w:val="%7)"/>
      <w:lvlJc w:val="left"/>
      <w:pPr>
        <w:ind w:left="1020" w:hanging="360"/>
      </w:pPr>
    </w:lvl>
    <w:lvl w:ilvl="7" w:tplc="3952471A">
      <w:start w:val="1"/>
      <w:numFmt w:val="decimal"/>
      <w:lvlText w:val="%8)"/>
      <w:lvlJc w:val="left"/>
      <w:pPr>
        <w:ind w:left="1020" w:hanging="360"/>
      </w:pPr>
    </w:lvl>
    <w:lvl w:ilvl="8" w:tplc="3A5C291A">
      <w:start w:val="1"/>
      <w:numFmt w:val="decimal"/>
      <w:lvlText w:val="%9)"/>
      <w:lvlJc w:val="left"/>
      <w:pPr>
        <w:ind w:left="1020" w:hanging="360"/>
      </w:pPr>
    </w:lvl>
  </w:abstractNum>
  <w:num w:numId="1" w16cid:durableId="393705223">
    <w:abstractNumId w:val="2"/>
  </w:num>
  <w:num w:numId="2" w16cid:durableId="763039002">
    <w:abstractNumId w:val="0"/>
  </w:num>
  <w:num w:numId="3" w16cid:durableId="73624985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rong Suksavate">
    <w15:presenceInfo w15:providerId="Windows Live" w15:userId="027eab5caac56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AG Style Guide Copy&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t0dws5fxw5zfbe0d9q5es9g520fv5dz9fww&quot;&gt;Apinya Copy&lt;record-ids&gt;&lt;item&gt;94&lt;/item&gt;&lt;item&gt;103&lt;/item&gt;&lt;item&gt;166&lt;/item&gt;&lt;item&gt;167&lt;/item&gt;&lt;item&gt;171&lt;/item&gt;&lt;item&gt;181&lt;/item&gt;&lt;item&gt;182&lt;/item&gt;&lt;item&gt;193&lt;/item&gt;&lt;item&gt;195&lt;/item&gt;&lt;item&gt;207&lt;/item&gt;&lt;item&gt;208&lt;/item&gt;&lt;item&gt;209&lt;/item&gt;&lt;/record-ids&gt;&lt;/item&gt;&lt;/Libraries&gt;"/>
  </w:docVars>
  <w:rsids>
    <w:rsidRoot w:val="00A75577"/>
    <w:rsid w:val="00024C36"/>
    <w:rsid w:val="00065FA7"/>
    <w:rsid w:val="0007304A"/>
    <w:rsid w:val="000926F5"/>
    <w:rsid w:val="000A5216"/>
    <w:rsid w:val="000C0FDC"/>
    <w:rsid w:val="000D19CD"/>
    <w:rsid w:val="000D4918"/>
    <w:rsid w:val="000F733E"/>
    <w:rsid w:val="0014780E"/>
    <w:rsid w:val="001B16B7"/>
    <w:rsid w:val="001D422D"/>
    <w:rsid w:val="001F3728"/>
    <w:rsid w:val="0020263C"/>
    <w:rsid w:val="0025139B"/>
    <w:rsid w:val="00280F76"/>
    <w:rsid w:val="0028597E"/>
    <w:rsid w:val="002B73F3"/>
    <w:rsid w:val="003065BD"/>
    <w:rsid w:val="003561DB"/>
    <w:rsid w:val="00380E4D"/>
    <w:rsid w:val="003825FD"/>
    <w:rsid w:val="003A0F50"/>
    <w:rsid w:val="003E7963"/>
    <w:rsid w:val="003F54D6"/>
    <w:rsid w:val="0040526F"/>
    <w:rsid w:val="00420356"/>
    <w:rsid w:val="0042044B"/>
    <w:rsid w:val="00420495"/>
    <w:rsid w:val="00432C5B"/>
    <w:rsid w:val="00440FC3"/>
    <w:rsid w:val="004540ED"/>
    <w:rsid w:val="004959DB"/>
    <w:rsid w:val="004B671C"/>
    <w:rsid w:val="00500014"/>
    <w:rsid w:val="005265FB"/>
    <w:rsid w:val="0053751E"/>
    <w:rsid w:val="00554708"/>
    <w:rsid w:val="00580119"/>
    <w:rsid w:val="00590957"/>
    <w:rsid w:val="005D5F74"/>
    <w:rsid w:val="00636732"/>
    <w:rsid w:val="00637DB3"/>
    <w:rsid w:val="00681AD5"/>
    <w:rsid w:val="006E1E67"/>
    <w:rsid w:val="006E350A"/>
    <w:rsid w:val="006E4F85"/>
    <w:rsid w:val="00796C2B"/>
    <w:rsid w:val="007C2DD8"/>
    <w:rsid w:val="007E2121"/>
    <w:rsid w:val="007E291D"/>
    <w:rsid w:val="00807E26"/>
    <w:rsid w:val="008239C3"/>
    <w:rsid w:val="00847BFC"/>
    <w:rsid w:val="00861982"/>
    <w:rsid w:val="00881FEC"/>
    <w:rsid w:val="00883A2A"/>
    <w:rsid w:val="008B4D6B"/>
    <w:rsid w:val="008C6930"/>
    <w:rsid w:val="0092664A"/>
    <w:rsid w:val="009D7818"/>
    <w:rsid w:val="009F6E5D"/>
    <w:rsid w:val="00A36F97"/>
    <w:rsid w:val="00A41639"/>
    <w:rsid w:val="00A421C9"/>
    <w:rsid w:val="00A75577"/>
    <w:rsid w:val="00AB0804"/>
    <w:rsid w:val="00AD6206"/>
    <w:rsid w:val="00B32C11"/>
    <w:rsid w:val="00B47749"/>
    <w:rsid w:val="00B5179C"/>
    <w:rsid w:val="00B64B00"/>
    <w:rsid w:val="00B875B5"/>
    <w:rsid w:val="00B9684D"/>
    <w:rsid w:val="00BD4AD7"/>
    <w:rsid w:val="00BE6D54"/>
    <w:rsid w:val="00BF25CC"/>
    <w:rsid w:val="00C07F41"/>
    <w:rsid w:val="00C40F13"/>
    <w:rsid w:val="00CB35F8"/>
    <w:rsid w:val="00D01034"/>
    <w:rsid w:val="00D02E43"/>
    <w:rsid w:val="00D61375"/>
    <w:rsid w:val="00D9448F"/>
    <w:rsid w:val="00D96CB7"/>
    <w:rsid w:val="00DA1340"/>
    <w:rsid w:val="00DA4BA8"/>
    <w:rsid w:val="00DA6C5E"/>
    <w:rsid w:val="00DD753B"/>
    <w:rsid w:val="00E21652"/>
    <w:rsid w:val="00EC33F3"/>
    <w:rsid w:val="00ED39C5"/>
    <w:rsid w:val="00ED5D25"/>
    <w:rsid w:val="00EE66C8"/>
    <w:rsid w:val="00EE776F"/>
    <w:rsid w:val="00F03FC3"/>
    <w:rsid w:val="00F153B8"/>
    <w:rsid w:val="00F30648"/>
    <w:rsid w:val="00F50AAB"/>
    <w:rsid w:val="00F61546"/>
    <w:rsid w:val="00F6203E"/>
    <w:rsid w:val="00F640DE"/>
    <w:rsid w:val="00FB1B83"/>
    <w:rsid w:val="00FD591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AD19"/>
  <w15:chartTrackingRefBased/>
  <w15:docId w15:val="{A0417BEC-CDD3-418A-9EEE-4882D433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57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7557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7557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75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57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7557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7557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75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577"/>
    <w:rPr>
      <w:rFonts w:eastAsiaTheme="majorEastAsia" w:cstheme="majorBidi"/>
      <w:color w:val="272727" w:themeColor="text1" w:themeTint="D8"/>
    </w:rPr>
  </w:style>
  <w:style w:type="paragraph" w:styleId="Title">
    <w:name w:val="Title"/>
    <w:basedOn w:val="Normal"/>
    <w:next w:val="Normal"/>
    <w:link w:val="TitleChar"/>
    <w:uiPriority w:val="10"/>
    <w:qFormat/>
    <w:rsid w:val="00A755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755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755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755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75577"/>
    <w:pPr>
      <w:spacing w:before="160"/>
      <w:jc w:val="center"/>
    </w:pPr>
    <w:rPr>
      <w:i/>
      <w:iCs/>
      <w:color w:val="404040" w:themeColor="text1" w:themeTint="BF"/>
    </w:rPr>
  </w:style>
  <w:style w:type="character" w:customStyle="1" w:styleId="QuoteChar">
    <w:name w:val="Quote Char"/>
    <w:basedOn w:val="DefaultParagraphFont"/>
    <w:link w:val="Quote"/>
    <w:uiPriority w:val="29"/>
    <w:rsid w:val="00A75577"/>
    <w:rPr>
      <w:i/>
      <w:iCs/>
      <w:color w:val="404040" w:themeColor="text1" w:themeTint="BF"/>
    </w:rPr>
  </w:style>
  <w:style w:type="paragraph" w:styleId="ListParagraph">
    <w:name w:val="List Paragraph"/>
    <w:basedOn w:val="Normal"/>
    <w:uiPriority w:val="34"/>
    <w:qFormat/>
    <w:rsid w:val="00A75577"/>
    <w:pPr>
      <w:ind w:left="720"/>
      <w:contextualSpacing/>
    </w:pPr>
  </w:style>
  <w:style w:type="character" w:styleId="IntenseEmphasis">
    <w:name w:val="Intense Emphasis"/>
    <w:basedOn w:val="DefaultParagraphFont"/>
    <w:uiPriority w:val="21"/>
    <w:qFormat/>
    <w:rsid w:val="00A75577"/>
    <w:rPr>
      <w:i/>
      <w:iCs/>
      <w:color w:val="0F4761" w:themeColor="accent1" w:themeShade="BF"/>
    </w:rPr>
  </w:style>
  <w:style w:type="paragraph" w:styleId="IntenseQuote">
    <w:name w:val="Intense Quote"/>
    <w:basedOn w:val="Normal"/>
    <w:next w:val="Normal"/>
    <w:link w:val="IntenseQuoteChar"/>
    <w:uiPriority w:val="30"/>
    <w:qFormat/>
    <w:rsid w:val="00A75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577"/>
    <w:rPr>
      <w:i/>
      <w:iCs/>
      <w:color w:val="0F4761" w:themeColor="accent1" w:themeShade="BF"/>
    </w:rPr>
  </w:style>
  <w:style w:type="character" w:styleId="IntenseReference">
    <w:name w:val="Intense Reference"/>
    <w:basedOn w:val="DefaultParagraphFont"/>
    <w:uiPriority w:val="32"/>
    <w:qFormat/>
    <w:rsid w:val="00A75577"/>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A75577"/>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A75577"/>
    <w:rPr>
      <w:rFonts w:ascii="Aptos" w:hAnsi="Aptos"/>
      <w:noProof/>
    </w:rPr>
  </w:style>
  <w:style w:type="paragraph" w:customStyle="1" w:styleId="EndNoteBibliography">
    <w:name w:val="EndNote Bibliography"/>
    <w:basedOn w:val="Normal"/>
    <w:link w:val="EndNoteBibliographyChar"/>
    <w:rsid w:val="00A75577"/>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A75577"/>
    <w:rPr>
      <w:rFonts w:ascii="Aptos" w:hAnsi="Aptos"/>
      <w:noProof/>
    </w:rPr>
  </w:style>
  <w:style w:type="character" w:styleId="LineNumber">
    <w:name w:val="line number"/>
    <w:basedOn w:val="DefaultParagraphFont"/>
    <w:uiPriority w:val="99"/>
    <w:semiHidden/>
    <w:unhideWhenUsed/>
    <w:rsid w:val="00A75577"/>
  </w:style>
  <w:style w:type="paragraph" w:styleId="CommentText">
    <w:name w:val="annotation text"/>
    <w:basedOn w:val="Normal"/>
    <w:link w:val="CommentTextChar"/>
    <w:uiPriority w:val="99"/>
    <w:unhideWhenUsed/>
    <w:pPr>
      <w:spacing w:line="240" w:lineRule="auto"/>
    </w:pPr>
    <w:rPr>
      <w:sz w:val="20"/>
      <w:szCs w:val="25"/>
    </w:rPr>
  </w:style>
  <w:style w:type="character" w:customStyle="1" w:styleId="CommentTextChar">
    <w:name w:val="Comment Text Char"/>
    <w:basedOn w:val="DefaultParagraphFont"/>
    <w:link w:val="CommentText"/>
    <w:uiPriority w:val="99"/>
    <w:rPr>
      <w:sz w:val="20"/>
      <w:szCs w:val="25"/>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A4BA8"/>
    <w:rPr>
      <w:b/>
      <w:bCs/>
    </w:rPr>
  </w:style>
  <w:style w:type="character" w:customStyle="1" w:styleId="CommentSubjectChar">
    <w:name w:val="Comment Subject Char"/>
    <w:basedOn w:val="CommentTextChar"/>
    <w:link w:val="CommentSubject"/>
    <w:uiPriority w:val="99"/>
    <w:semiHidden/>
    <w:rsid w:val="00DA4BA8"/>
    <w:rPr>
      <w:b/>
      <w:bCs/>
      <w:sz w:val="20"/>
      <w:szCs w:val="25"/>
    </w:rPr>
  </w:style>
  <w:style w:type="paragraph" w:styleId="Revision">
    <w:name w:val="Revision"/>
    <w:hidden/>
    <w:uiPriority w:val="99"/>
    <w:semiHidden/>
    <w:rsid w:val="007E291D"/>
    <w:pPr>
      <w:spacing w:after="0" w:line="240" w:lineRule="auto"/>
    </w:pPr>
  </w:style>
  <w:style w:type="character" w:styleId="Hyperlink">
    <w:name w:val="Hyperlink"/>
    <w:basedOn w:val="DefaultParagraphFont"/>
    <w:uiPriority w:val="99"/>
    <w:unhideWhenUsed/>
    <w:rsid w:val="00636732"/>
    <w:rPr>
      <w:color w:val="467886" w:themeColor="hyperlink"/>
      <w:u w:val="single"/>
    </w:rPr>
  </w:style>
  <w:style w:type="character" w:styleId="UnresolvedMention">
    <w:name w:val="Unresolved Mention"/>
    <w:basedOn w:val="DefaultParagraphFont"/>
    <w:uiPriority w:val="99"/>
    <w:semiHidden/>
    <w:unhideWhenUsed/>
    <w:rsid w:val="006367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bioone.org/journals/ornithology/volume-131/issue-4/AUK-14-11.1/A-hierarchical-model-combining-distance-sampling-and-time-removal-to/10.1642/AUK-14-11.1.full" TargetMode="External"/><Relationship Id="rId13" Type="http://schemas.openxmlformats.org/officeDocument/2006/relationships/hyperlink" Target="https://bioone.org/journals/ornithology/volume-131/issue-4/AUK-14-11.1/A-hierarchical-model-combining-distance-sampling-and-time-removal-to/10.1642/AUK-14-11.1.full" TargetMode="External"/><Relationship Id="rId18" Type="http://schemas.openxmlformats.org/officeDocument/2006/relationships/hyperlink" Target="https://bioone.org/journals/ornithology/volume-131/issue-4/AUK-14-11.1/A-hierarchical-model-combining-distance-sampling-and-time-removal-to/10.1642/AUK-14-11.1.full" TargetMode="External"/><Relationship Id="rId3" Type="http://schemas.openxmlformats.org/officeDocument/2006/relationships/hyperlink" Target="https://bioone.org/journals/ornithology/volume-131/issue-4/AUK-14-11.1/A-hierarchical-model-combining-distance-sampling-and-time-removal-to/10.1642/AUK-14-11.1.full" TargetMode="External"/><Relationship Id="rId7" Type="http://schemas.openxmlformats.org/officeDocument/2006/relationships/hyperlink" Target="https://bioone.org/journals/ornithology/volume-131/issue-4/AUK-14-11.1/A-hierarchical-model-combining-distance-sampling-and-time-removal-to/10.1642/AUK-14-11.1.full" TargetMode="External"/><Relationship Id="rId12" Type="http://schemas.openxmlformats.org/officeDocument/2006/relationships/hyperlink" Target="https://bioone.org/journals/ornithology/volume-131/issue-4/AUK-14-11.1/A-hierarchical-model-combining-distance-sampling-and-time-removal-to/10.1642/AUK-14-11.1.full" TargetMode="External"/><Relationship Id="rId17" Type="http://schemas.openxmlformats.org/officeDocument/2006/relationships/hyperlink" Target="https://bioone.org/journals/ornithology/volume-131/issue-4/AUK-14-11.1/A-hierarchical-model-combining-distance-sampling-and-time-removal-to/10.1642/AUK-14-11.1.full" TargetMode="External"/><Relationship Id="rId2" Type="http://schemas.openxmlformats.org/officeDocument/2006/relationships/hyperlink" Target="https://bioone.org/journals/ornithology/volume-131/issue-4/AUK-14-11.1/A-hierarchical-model-combining-distance-sampling-and-time-removal-to/10.1642/AUK-14-11.1.full" TargetMode="External"/><Relationship Id="rId16" Type="http://schemas.openxmlformats.org/officeDocument/2006/relationships/hyperlink" Target="https://bioone.org/journals/ornithology/volume-131/issue-4/AUK-14-11.1/A-hierarchical-model-combining-distance-sampling-and-time-removal-to/10.1642/AUK-14-11.1.full" TargetMode="External"/><Relationship Id="rId1" Type="http://schemas.openxmlformats.org/officeDocument/2006/relationships/hyperlink" Target="https://esajournals.onlinelibrary.wiley.com/doi/abs/10.1890/03-3127" TargetMode="External"/><Relationship Id="rId6" Type="http://schemas.openxmlformats.org/officeDocument/2006/relationships/hyperlink" Target="https://bioone.org/journals/ornithology/volume-131/issue-4/AUK-14-11.1/A-hierarchical-model-combining-distance-sampling-and-time-removal-to/10.1642/AUK-14-11.1.full" TargetMode="External"/><Relationship Id="rId11" Type="http://schemas.openxmlformats.org/officeDocument/2006/relationships/hyperlink" Target="https://bioone.org/journals/ornithology/volume-131/issue-4/AUK-14-11.1/A-hierarchical-model-combining-distance-sampling-and-time-removal-to/10.1642/AUK-14-11.1.full" TargetMode="External"/><Relationship Id="rId5" Type="http://schemas.openxmlformats.org/officeDocument/2006/relationships/hyperlink" Target="https://bioone.org/journals/ornithology/volume-131/issue-4/AUK-14-11.1/A-hierarchical-model-combining-distance-sampling-and-time-removal-to/10.1642/AUK-14-11.1.full" TargetMode="External"/><Relationship Id="rId15" Type="http://schemas.openxmlformats.org/officeDocument/2006/relationships/hyperlink" Target="https://bioone.org/journals/ornithology/volume-131/issue-4/AUK-14-11.1/A-hierarchical-model-combining-distance-sampling-and-time-removal-to/10.1642/AUK-14-11.1.full" TargetMode="External"/><Relationship Id="rId10" Type="http://schemas.openxmlformats.org/officeDocument/2006/relationships/hyperlink" Target="https://bioone.org/journals/ornithology/volume-131/issue-4/AUK-14-11.1/A-hierarchical-model-combining-distance-sampling-and-time-removal-to/10.1642/AUK-14-11.1.full" TargetMode="External"/><Relationship Id="rId19" Type="http://schemas.openxmlformats.org/officeDocument/2006/relationships/hyperlink" Target="https://bioone.org/journals/ornithology/volume-131/issue-4/AUK-14-11.1/A-hierarchical-model-combining-distance-sampling-and-time-removal-to/10.1642/AUK-14-11.1.full" TargetMode="External"/><Relationship Id="rId4" Type="http://schemas.openxmlformats.org/officeDocument/2006/relationships/hyperlink" Target="https://bioone.org/journals/ornithology/volume-131/issue-4/AUK-14-11.1/A-hierarchical-model-combining-distance-sampling-and-time-removal-to/10.1642/AUK-14-11.1.full" TargetMode="External"/><Relationship Id="rId9" Type="http://schemas.openxmlformats.org/officeDocument/2006/relationships/hyperlink" Target="https://bioone.org/journals/ornithology/volume-131/issue-4/AUK-14-11.1/A-hierarchical-model-combining-distance-sampling-and-time-removal-to/10.1642/AUK-14-11.1.full" TargetMode="External"/><Relationship Id="rId14" Type="http://schemas.openxmlformats.org/officeDocument/2006/relationships/hyperlink" Target="https://bioone.org/journals/ornithology/volume-131/issue-4/AUK-14-11.1/A-hierarchical-model-combining-distance-sampling-and-time-removal-to/10.1642/AUK-14-11.1.full"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D6188-1FF2-415B-A4C8-848D3B131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R1</dc:creator>
  <cp:keywords/>
  <dc:description/>
  <cp:lastModifiedBy>Warong Suksavate</cp:lastModifiedBy>
  <cp:revision>22</cp:revision>
  <dcterms:created xsi:type="dcterms:W3CDTF">2026-08-01T08:49:00Z</dcterms:created>
  <dcterms:modified xsi:type="dcterms:W3CDTF">2026-08-01T11:37:00Z</dcterms:modified>
</cp:coreProperties>
</file>